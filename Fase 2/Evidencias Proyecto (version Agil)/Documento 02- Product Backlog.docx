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35D6F031"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79A1235F" w14:textId="77777777" w:rsidR="00C82195" w:rsidRPr="00934F44" w:rsidRDefault="00232730" w:rsidP="00C61DE5">
                    <w:pPr>
                      <w:rPr>
                        <w:rFonts w:eastAsiaTheme="majorEastAsia"/>
                      </w:rPr>
                    </w:pPr>
                    <w:r>
                      <w:t>DUOC UC - Escuela de informática y telecomunicaciones</w:t>
                    </w:r>
                  </w:p>
                </w:tc>
              </w:sdtContent>
            </w:sdt>
          </w:tr>
          <w:tr w:rsidR="00C82195" w:rsidRPr="00934F44" w14:paraId="772391B1"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11C96B3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Propuesta de Proyecto       y Especificación de Requisitos de Software</w:t>
                    </w:r>
                  </w:p>
                </w:tc>
              </w:sdtContent>
            </w:sdt>
          </w:tr>
          <w:tr w:rsidR="00C82195" w:rsidRPr="00934F44" w14:paraId="53B85DD5"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2A993CA5" w14:textId="77777777" w:rsidR="00C82195" w:rsidRPr="00934F44" w:rsidRDefault="00C14CFA" w:rsidP="000F54D6">
                    <w:pPr>
                      <w:pStyle w:val="Sinespaciado"/>
                      <w:jc w:val="center"/>
                      <w:rPr>
                        <w:rFonts w:eastAsiaTheme="majorEastAsia" w:cstheme="minorHAnsi"/>
                        <w:sz w:val="44"/>
                        <w:szCs w:val="44"/>
                      </w:rPr>
                    </w:pPr>
                    <w:r>
                      <w:rPr>
                        <w:rFonts w:eastAsiaTheme="majorEastAsia" w:cstheme="minorHAnsi"/>
                        <w:i/>
                        <w:color w:val="FF0000"/>
                        <w:sz w:val="44"/>
                        <w:szCs w:val="44"/>
                        <w:lang w:val="es-AR"/>
                      </w:rPr>
                      <w:t>Proyecto: A2D SM</w:t>
                    </w:r>
                  </w:p>
                </w:tc>
              </w:sdtContent>
            </w:sdt>
          </w:tr>
          <w:tr w:rsidR="00C82195" w:rsidRPr="00934F44" w14:paraId="5B5FA7BF" w14:textId="77777777">
            <w:trPr>
              <w:trHeight w:val="360"/>
              <w:jc w:val="center"/>
            </w:trPr>
            <w:tc>
              <w:tcPr>
                <w:tcW w:w="5000" w:type="pct"/>
                <w:vAlign w:val="center"/>
              </w:tcPr>
              <w:p w14:paraId="62F490B0" w14:textId="77777777" w:rsidR="00C82195" w:rsidRPr="00934F44" w:rsidRDefault="00C82195">
                <w:pPr>
                  <w:pStyle w:val="Sinespaciado"/>
                  <w:jc w:val="center"/>
                  <w:rPr>
                    <w:rFonts w:cstheme="minorHAnsi"/>
                  </w:rPr>
                </w:pPr>
              </w:p>
            </w:tc>
          </w:tr>
          <w:tr w:rsidR="00C82195" w:rsidRPr="00934F44" w14:paraId="190E1963" w14:textId="77777777">
            <w:trPr>
              <w:trHeight w:val="360"/>
              <w:jc w:val="center"/>
            </w:trPr>
            <w:tc>
              <w:tcPr>
                <w:tcW w:w="5000" w:type="pct"/>
                <w:vAlign w:val="center"/>
              </w:tcPr>
              <w:p w14:paraId="7FB3353B" w14:textId="77777777" w:rsidR="00C82195" w:rsidRPr="00934F44" w:rsidRDefault="00C82195" w:rsidP="000F54D6">
                <w:pPr>
                  <w:pStyle w:val="Sinespaciado"/>
                  <w:jc w:val="center"/>
                  <w:rPr>
                    <w:rFonts w:cstheme="minorHAnsi"/>
                    <w:b/>
                    <w:bCs/>
                  </w:rPr>
                </w:pPr>
                <w:r>
                  <w:rPr>
                    <w:rFonts w:cstheme="minorHAnsi"/>
                    <w:b/>
                    <w:bCs/>
                  </w:rPr>
                  <w:t>Revisión</w:t>
                </w:r>
                <w:r>
                  <w:rPr>
                    <w:rFonts w:cstheme="minorHAnsi"/>
                    <w:b/>
                    <w:bCs/>
                    <w:i/>
                  </w:rPr>
                  <w:t xml:space="preserve">: </w:t>
                </w:r>
                <w:r>
                  <w:rPr>
                    <w:rFonts w:cstheme="minorHAnsi"/>
                    <w:b/>
                    <w:bCs/>
                    <w:i/>
                    <w:color w:val="FF0000"/>
                  </w:rPr>
                  <w:t>[01]</w:t>
                </w:r>
              </w:p>
            </w:tc>
          </w:tr>
          <w:tr w:rsidR="00C82195" w:rsidRPr="00934F44" w14:paraId="49763EA2"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17T00:00:00Z">
                  <w:dateFormat w:val="dd/MM/yyyy"/>
                  <w:lid w:val="es-ES"/>
                  <w:storeMappedDataAs w:val="dateTime"/>
                  <w:calendar w:val="gregorian"/>
                </w:date>
              </w:sdtPr>
              <w:sdtEndPr/>
              <w:sdtContent>
                <w:tc>
                  <w:tcPr>
                    <w:tcW w:w="5000" w:type="pct"/>
                    <w:vAlign w:val="center"/>
                  </w:tcPr>
                  <w:p w14:paraId="4CF0B5AB" w14:textId="77777777" w:rsidR="00C82195" w:rsidRPr="00934F44" w:rsidRDefault="00F4705F" w:rsidP="00C82195">
                    <w:pPr>
                      <w:pStyle w:val="Sinespaciado"/>
                      <w:jc w:val="center"/>
                      <w:rPr>
                        <w:rFonts w:cstheme="minorHAnsi"/>
                        <w:b/>
                        <w:bCs/>
                      </w:rPr>
                    </w:pPr>
                    <w:r>
                      <w:rPr>
                        <w:rFonts w:cstheme="minorHAnsi"/>
                        <w:b/>
                        <w:bCs/>
                      </w:rPr>
                      <w:t>17/10/2026</w:t>
                    </w:r>
                  </w:p>
                </w:tc>
              </w:sdtContent>
            </w:sdt>
          </w:tr>
        </w:tbl>
        <w:p w14:paraId="584D9AB3" w14:textId="77777777" w:rsidR="00C82195" w:rsidRPr="00934F44" w:rsidRDefault="00C82195">
          <w:pPr>
            <w:rPr>
              <w:rFonts w:cstheme="minorHAnsi"/>
              <w:lang w:val="es-ES"/>
            </w:rPr>
          </w:pPr>
        </w:p>
        <w:p w14:paraId="3434BAAA"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5A1CA49D" w14:textId="77777777">
            <w:sdt>
              <w:sdtPr>
                <w:rPr>
                  <w:color w:val="FF0000"/>
                </w:r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14:paraId="65E9EC57" w14:textId="77777777" w:rsidR="00C82195" w:rsidRPr="00934F44" w:rsidRDefault="00E52B63" w:rsidP="00E52B63">
                    <w:pPr>
                      <w:pStyle w:val="Sinespaciado"/>
                      <w:jc w:val="center"/>
                      <w:rPr>
                        <w:rFonts w:cstheme="minorHAnsi"/>
                      </w:rPr>
                    </w:pPr>
                    <w:r>
                      <w:rPr>
                        <w:color w:val="FF0000"/>
                      </w:rPr>
                      <w:t xml:space="preserve"> Product Backlog</w:t>
                    </w:r>
                  </w:p>
                </w:tc>
              </w:sdtContent>
            </w:sdt>
          </w:tr>
        </w:tbl>
        <w:p w14:paraId="17E4012A" w14:textId="77777777" w:rsidR="00C82195" w:rsidRPr="00934F44" w:rsidRDefault="00C82195">
          <w:pPr>
            <w:rPr>
              <w:rFonts w:cstheme="minorHAnsi"/>
              <w:lang w:val="es-ES"/>
            </w:rPr>
          </w:pPr>
        </w:p>
        <w:p w14:paraId="210D71D7" w14:textId="77777777" w:rsidR="00C82195" w:rsidRPr="00934F44" w:rsidRDefault="00C82195">
          <w:pPr>
            <w:rPr>
              <w:rFonts w:cstheme="minorHAnsi"/>
              <w:sz w:val="32"/>
            </w:rPr>
          </w:pPr>
          <w:r>
            <w:rPr>
              <w:rFonts w:cstheme="minorHAnsi"/>
              <w:sz w:val="32"/>
            </w:rPr>
            <w:br w:type="page"/>
          </w:r>
        </w:p>
      </w:sdtContent>
    </w:sdt>
    <w:p w14:paraId="1BD506D2" w14:textId="77777777" w:rsidR="00B80F3D" w:rsidRPr="00934F44" w:rsidRDefault="00B80F3D" w:rsidP="005D79BE">
      <w:pPr>
        <w:spacing w:after="0" w:line="240" w:lineRule="auto"/>
        <w:jc w:val="both"/>
        <w:rPr>
          <w:rFonts w:cstheme="minorHAnsi"/>
          <w:sz w:val="32"/>
        </w:rPr>
      </w:pPr>
    </w:p>
    <w:p w14:paraId="5673653A"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sdtContent>
        <w:p w14:paraId="23FF5217" w14:textId="77777777" w:rsidR="00C82195" w:rsidRPr="00934F44" w:rsidRDefault="00C82195" w:rsidP="005D79BE">
          <w:pPr>
            <w:pStyle w:val="TtuloTDC"/>
            <w:jc w:val="both"/>
            <w:rPr>
              <w:rFonts w:asciiTheme="minorHAnsi" w:hAnsiTheme="minorHAnsi" w:cstheme="minorHAnsi"/>
            </w:rPr>
          </w:pPr>
          <w:r>
            <w:rPr>
              <w:rFonts w:asciiTheme="minorHAnsi" w:hAnsiTheme="minorHAnsi" w:cstheme="minorHAnsi"/>
            </w:rPr>
            <w:t>Contenido</w:t>
          </w:r>
        </w:p>
        <w:p w14:paraId="22683714" w14:textId="3DCB305E" w:rsidR="00AA2AD3" w:rsidRDefault="00934F44">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r>
            <w:rPr>
              <w:rFonts w:cstheme="minorHAnsi"/>
              <w:i/>
              <w:iCs/>
              <w:lang w:val="es-ES"/>
            </w:rPr>
            <w:fldChar w:fldCharType="begin"/>
          </w:r>
          <w:r>
            <w:rPr>
              <w:rFonts w:cstheme="minorHAnsi"/>
              <w:lang w:val="es-ES"/>
            </w:rPr>
            <w:instrText xml:space="preserve"> TOC \o "1-2" \h \z \u </w:instrText>
          </w:r>
          <w:r>
            <w:rPr>
              <w:rFonts w:cstheme="minorHAnsi"/>
              <w:i/>
              <w:iCs/>
              <w:lang w:val="es-ES"/>
            </w:rPr>
            <w:fldChar w:fldCharType="separate"/>
          </w:r>
          <w:hyperlink w:anchor="_Toc243155757" w:history="1">
            <w:r w:rsidR="00AA2AD3" w:rsidRPr="002E15A0">
              <w:rPr>
                <w:rStyle w:val="Hipervnculo"/>
                <w:rFonts w:eastAsia="Times New Roman" w:cstheme="minorHAnsi"/>
                <w:noProof/>
                <w:kern w:val="32"/>
              </w:rPr>
              <w:t>2</w:t>
            </w:r>
            <w:r w:rsidR="00AA2AD3">
              <w:rPr>
                <w:rFonts w:eastAsiaTheme="minorEastAsia"/>
                <w:b w:val="0"/>
                <w:bCs w:val="0"/>
                <w:caps w:val="0"/>
                <w:noProof/>
                <w:kern w:val="2"/>
                <w:sz w:val="24"/>
                <w:szCs w:val="24"/>
                <w:lang w:val="es-CL" w:eastAsia="es-CL"/>
                <w14:ligatures w14:val="standardContextual"/>
              </w:rPr>
              <w:tab/>
            </w:r>
            <w:r w:rsidR="00AA2AD3" w:rsidRPr="002E15A0">
              <w:rPr>
                <w:rStyle w:val="Hipervnculo"/>
                <w:rFonts w:eastAsia="Times New Roman" w:cstheme="minorHAnsi"/>
                <w:noProof/>
                <w:kern w:val="32"/>
              </w:rPr>
              <w:t>Ficha del documento</w:t>
            </w:r>
            <w:r w:rsidR="00AA2AD3">
              <w:rPr>
                <w:noProof/>
                <w:webHidden/>
              </w:rPr>
              <w:tab/>
            </w:r>
            <w:r w:rsidR="00AA2AD3">
              <w:rPr>
                <w:noProof/>
                <w:webHidden/>
              </w:rPr>
              <w:fldChar w:fldCharType="begin"/>
            </w:r>
            <w:r w:rsidR="00AA2AD3">
              <w:rPr>
                <w:noProof/>
                <w:webHidden/>
              </w:rPr>
              <w:instrText xml:space="preserve"> PAGEREF _Toc243155757 \h </w:instrText>
            </w:r>
            <w:r w:rsidR="00AA2AD3">
              <w:rPr>
                <w:noProof/>
                <w:webHidden/>
              </w:rPr>
            </w:r>
            <w:r w:rsidR="00AA2AD3">
              <w:rPr>
                <w:noProof/>
                <w:webHidden/>
              </w:rPr>
              <w:fldChar w:fldCharType="separate"/>
            </w:r>
            <w:r w:rsidR="00AA2AD3">
              <w:rPr>
                <w:noProof/>
                <w:webHidden/>
              </w:rPr>
              <w:t>2</w:t>
            </w:r>
            <w:r w:rsidR="00AA2AD3">
              <w:rPr>
                <w:noProof/>
                <w:webHidden/>
              </w:rPr>
              <w:fldChar w:fldCharType="end"/>
            </w:r>
          </w:hyperlink>
        </w:p>
        <w:p w14:paraId="1315B670" w14:textId="4C232AED" w:rsidR="00AA2AD3" w:rsidRDefault="00AA2AD3">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3155758" w:history="1">
            <w:r w:rsidRPr="002E15A0">
              <w:rPr>
                <w:rStyle w:val="Hipervnculo"/>
                <w:noProof/>
              </w:rPr>
              <w:t>3</w:t>
            </w:r>
            <w:r>
              <w:rPr>
                <w:rFonts w:eastAsiaTheme="minorEastAsia"/>
                <w:b w:val="0"/>
                <w:bCs w:val="0"/>
                <w:caps w:val="0"/>
                <w:noProof/>
                <w:kern w:val="2"/>
                <w:sz w:val="24"/>
                <w:szCs w:val="24"/>
                <w:lang w:val="es-CL" w:eastAsia="es-CL"/>
                <w14:ligatures w14:val="standardContextual"/>
              </w:rPr>
              <w:tab/>
            </w:r>
            <w:r w:rsidRPr="002E15A0">
              <w:rPr>
                <w:rStyle w:val="Hipervnculo"/>
                <w:noProof/>
              </w:rPr>
              <w:t>Integrantes:</w:t>
            </w:r>
            <w:r>
              <w:rPr>
                <w:noProof/>
                <w:webHidden/>
              </w:rPr>
              <w:tab/>
            </w:r>
            <w:r>
              <w:rPr>
                <w:noProof/>
                <w:webHidden/>
              </w:rPr>
              <w:fldChar w:fldCharType="begin"/>
            </w:r>
            <w:r>
              <w:rPr>
                <w:noProof/>
                <w:webHidden/>
              </w:rPr>
              <w:instrText xml:space="preserve"> PAGEREF _Toc243155758 \h </w:instrText>
            </w:r>
            <w:r>
              <w:rPr>
                <w:noProof/>
                <w:webHidden/>
              </w:rPr>
            </w:r>
            <w:r>
              <w:rPr>
                <w:noProof/>
                <w:webHidden/>
              </w:rPr>
              <w:fldChar w:fldCharType="separate"/>
            </w:r>
            <w:r>
              <w:rPr>
                <w:noProof/>
                <w:webHidden/>
              </w:rPr>
              <w:t>3</w:t>
            </w:r>
            <w:r>
              <w:rPr>
                <w:noProof/>
                <w:webHidden/>
              </w:rPr>
              <w:fldChar w:fldCharType="end"/>
            </w:r>
          </w:hyperlink>
        </w:p>
        <w:p w14:paraId="430494B2" w14:textId="3B3A625D" w:rsidR="00AA2AD3" w:rsidRDefault="00AA2AD3">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3155759" w:history="1">
            <w:r w:rsidRPr="002E15A0">
              <w:rPr>
                <w:rStyle w:val="Hipervnculo"/>
                <w:rFonts w:cstheme="minorHAnsi"/>
                <w:noProof/>
              </w:rPr>
              <w:t>4</w:t>
            </w:r>
            <w:r>
              <w:rPr>
                <w:rFonts w:eastAsiaTheme="minorEastAsia"/>
                <w:b w:val="0"/>
                <w:bCs w:val="0"/>
                <w:caps w:val="0"/>
                <w:noProof/>
                <w:kern w:val="2"/>
                <w:sz w:val="24"/>
                <w:szCs w:val="24"/>
                <w:lang w:val="es-CL" w:eastAsia="es-CL"/>
                <w14:ligatures w14:val="standardContextual"/>
              </w:rPr>
              <w:tab/>
            </w:r>
            <w:r w:rsidRPr="002E15A0">
              <w:rPr>
                <w:rStyle w:val="Hipervnculo"/>
                <w:rFonts w:cstheme="minorHAnsi"/>
                <w:noProof/>
              </w:rPr>
              <w:t>Historias de Usuario</w:t>
            </w:r>
            <w:r>
              <w:rPr>
                <w:noProof/>
                <w:webHidden/>
              </w:rPr>
              <w:tab/>
            </w:r>
            <w:r>
              <w:rPr>
                <w:noProof/>
                <w:webHidden/>
              </w:rPr>
              <w:fldChar w:fldCharType="begin"/>
            </w:r>
            <w:r>
              <w:rPr>
                <w:noProof/>
                <w:webHidden/>
              </w:rPr>
              <w:instrText xml:space="preserve"> PAGEREF _Toc243155759 \h </w:instrText>
            </w:r>
            <w:r>
              <w:rPr>
                <w:noProof/>
                <w:webHidden/>
              </w:rPr>
            </w:r>
            <w:r>
              <w:rPr>
                <w:noProof/>
                <w:webHidden/>
              </w:rPr>
              <w:fldChar w:fldCharType="separate"/>
            </w:r>
            <w:r>
              <w:rPr>
                <w:noProof/>
                <w:webHidden/>
              </w:rPr>
              <w:t>4</w:t>
            </w:r>
            <w:r>
              <w:rPr>
                <w:noProof/>
                <w:webHidden/>
              </w:rPr>
              <w:fldChar w:fldCharType="end"/>
            </w:r>
          </w:hyperlink>
        </w:p>
        <w:p w14:paraId="21C9385F" w14:textId="250F5802"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60" w:history="1">
            <w:r w:rsidRPr="002E15A0">
              <w:rPr>
                <w:rStyle w:val="Hipervnculo"/>
                <w:noProof/>
              </w:rPr>
              <w:t>4.1</w:t>
            </w:r>
            <w:r>
              <w:rPr>
                <w:rFonts w:eastAsiaTheme="minorEastAsia"/>
                <w:smallCaps w:val="0"/>
                <w:noProof/>
                <w:kern w:val="2"/>
                <w:sz w:val="24"/>
                <w:szCs w:val="24"/>
                <w:lang w:val="es-CL" w:eastAsia="es-CL"/>
                <w14:ligatures w14:val="standardContextual"/>
              </w:rPr>
              <w:tab/>
            </w:r>
            <w:r w:rsidRPr="002E15A0">
              <w:rPr>
                <w:rStyle w:val="Hipervnculo"/>
                <w:noProof/>
              </w:rPr>
              <w:t>HU01 — Iniciar sesión (E1)</w:t>
            </w:r>
            <w:r>
              <w:rPr>
                <w:noProof/>
                <w:webHidden/>
              </w:rPr>
              <w:tab/>
            </w:r>
            <w:r>
              <w:rPr>
                <w:noProof/>
                <w:webHidden/>
              </w:rPr>
              <w:fldChar w:fldCharType="begin"/>
            </w:r>
            <w:r>
              <w:rPr>
                <w:noProof/>
                <w:webHidden/>
              </w:rPr>
              <w:instrText xml:space="preserve"> PAGEREF _Toc243155760 \h </w:instrText>
            </w:r>
            <w:r>
              <w:rPr>
                <w:noProof/>
                <w:webHidden/>
              </w:rPr>
            </w:r>
            <w:r>
              <w:rPr>
                <w:noProof/>
                <w:webHidden/>
              </w:rPr>
              <w:fldChar w:fldCharType="separate"/>
            </w:r>
            <w:r>
              <w:rPr>
                <w:noProof/>
                <w:webHidden/>
              </w:rPr>
              <w:t>4</w:t>
            </w:r>
            <w:r>
              <w:rPr>
                <w:noProof/>
                <w:webHidden/>
              </w:rPr>
              <w:fldChar w:fldCharType="end"/>
            </w:r>
          </w:hyperlink>
        </w:p>
        <w:p w14:paraId="3F8467D5" w14:textId="754CCC78"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61" w:history="1">
            <w:r w:rsidRPr="002E15A0">
              <w:rPr>
                <w:rStyle w:val="Hipervnculo"/>
                <w:noProof/>
              </w:rPr>
              <w:t>4.2</w:t>
            </w:r>
            <w:r>
              <w:rPr>
                <w:rFonts w:eastAsiaTheme="minorEastAsia"/>
                <w:smallCaps w:val="0"/>
                <w:noProof/>
                <w:kern w:val="2"/>
                <w:sz w:val="24"/>
                <w:szCs w:val="24"/>
                <w:lang w:val="es-CL" w:eastAsia="es-CL"/>
                <w14:ligatures w14:val="standardContextual"/>
              </w:rPr>
              <w:tab/>
            </w:r>
            <w:r w:rsidRPr="002E15A0">
              <w:rPr>
                <w:rStyle w:val="Hipervnculo"/>
                <w:noProof/>
              </w:rPr>
              <w:t>HU02 — Consultar mi perfil y ver el menú según mi rol (E1)</w:t>
            </w:r>
            <w:r>
              <w:rPr>
                <w:noProof/>
                <w:webHidden/>
              </w:rPr>
              <w:tab/>
            </w:r>
            <w:r>
              <w:rPr>
                <w:noProof/>
                <w:webHidden/>
              </w:rPr>
              <w:fldChar w:fldCharType="begin"/>
            </w:r>
            <w:r>
              <w:rPr>
                <w:noProof/>
                <w:webHidden/>
              </w:rPr>
              <w:instrText xml:space="preserve"> PAGEREF _Toc243155761 \h </w:instrText>
            </w:r>
            <w:r>
              <w:rPr>
                <w:noProof/>
                <w:webHidden/>
              </w:rPr>
            </w:r>
            <w:r>
              <w:rPr>
                <w:noProof/>
                <w:webHidden/>
              </w:rPr>
              <w:fldChar w:fldCharType="separate"/>
            </w:r>
            <w:r>
              <w:rPr>
                <w:noProof/>
                <w:webHidden/>
              </w:rPr>
              <w:t>4</w:t>
            </w:r>
            <w:r>
              <w:rPr>
                <w:noProof/>
                <w:webHidden/>
              </w:rPr>
              <w:fldChar w:fldCharType="end"/>
            </w:r>
          </w:hyperlink>
        </w:p>
        <w:p w14:paraId="55902F9E" w14:textId="0CCAD38D"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62" w:history="1">
            <w:r w:rsidRPr="002E15A0">
              <w:rPr>
                <w:rStyle w:val="Hipervnculo"/>
                <w:noProof/>
              </w:rPr>
              <w:t>4.3</w:t>
            </w:r>
            <w:r>
              <w:rPr>
                <w:rFonts w:eastAsiaTheme="minorEastAsia"/>
                <w:smallCaps w:val="0"/>
                <w:noProof/>
                <w:kern w:val="2"/>
                <w:sz w:val="24"/>
                <w:szCs w:val="24"/>
                <w:lang w:val="es-CL" w:eastAsia="es-CL"/>
                <w14:ligatures w14:val="standardContextual"/>
              </w:rPr>
              <w:tab/>
            </w:r>
            <w:r w:rsidRPr="002E15A0">
              <w:rPr>
                <w:rStyle w:val="Hipervnculo"/>
                <w:noProof/>
              </w:rPr>
              <w:t>HU03 — Crear usuarios (E1)</w:t>
            </w:r>
            <w:r>
              <w:rPr>
                <w:noProof/>
                <w:webHidden/>
              </w:rPr>
              <w:tab/>
            </w:r>
            <w:r>
              <w:rPr>
                <w:noProof/>
                <w:webHidden/>
              </w:rPr>
              <w:fldChar w:fldCharType="begin"/>
            </w:r>
            <w:r>
              <w:rPr>
                <w:noProof/>
                <w:webHidden/>
              </w:rPr>
              <w:instrText xml:space="preserve"> PAGEREF _Toc243155762 \h </w:instrText>
            </w:r>
            <w:r>
              <w:rPr>
                <w:noProof/>
                <w:webHidden/>
              </w:rPr>
            </w:r>
            <w:r>
              <w:rPr>
                <w:noProof/>
                <w:webHidden/>
              </w:rPr>
              <w:fldChar w:fldCharType="separate"/>
            </w:r>
            <w:r>
              <w:rPr>
                <w:noProof/>
                <w:webHidden/>
              </w:rPr>
              <w:t>4</w:t>
            </w:r>
            <w:r>
              <w:rPr>
                <w:noProof/>
                <w:webHidden/>
              </w:rPr>
              <w:fldChar w:fldCharType="end"/>
            </w:r>
          </w:hyperlink>
        </w:p>
        <w:p w14:paraId="177FA70E" w14:textId="33FE5C09"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63" w:history="1">
            <w:r w:rsidRPr="002E15A0">
              <w:rPr>
                <w:rStyle w:val="Hipervnculo"/>
                <w:noProof/>
              </w:rPr>
              <w:t>4.4</w:t>
            </w:r>
            <w:r>
              <w:rPr>
                <w:rFonts w:eastAsiaTheme="minorEastAsia"/>
                <w:smallCaps w:val="0"/>
                <w:noProof/>
                <w:kern w:val="2"/>
                <w:sz w:val="24"/>
                <w:szCs w:val="24"/>
                <w:lang w:val="es-CL" w:eastAsia="es-CL"/>
                <w14:ligatures w14:val="standardContextual"/>
              </w:rPr>
              <w:tab/>
            </w:r>
            <w:r w:rsidRPr="002E15A0">
              <w:rPr>
                <w:rStyle w:val="Hipervnculo"/>
                <w:noProof/>
              </w:rPr>
              <w:t>HU04 — Editar, activar y desactivar usuarios (E1)</w:t>
            </w:r>
            <w:r>
              <w:rPr>
                <w:noProof/>
                <w:webHidden/>
              </w:rPr>
              <w:tab/>
            </w:r>
            <w:r>
              <w:rPr>
                <w:noProof/>
                <w:webHidden/>
              </w:rPr>
              <w:fldChar w:fldCharType="begin"/>
            </w:r>
            <w:r>
              <w:rPr>
                <w:noProof/>
                <w:webHidden/>
              </w:rPr>
              <w:instrText xml:space="preserve"> PAGEREF _Toc243155763 \h </w:instrText>
            </w:r>
            <w:r>
              <w:rPr>
                <w:noProof/>
                <w:webHidden/>
              </w:rPr>
            </w:r>
            <w:r>
              <w:rPr>
                <w:noProof/>
                <w:webHidden/>
              </w:rPr>
              <w:fldChar w:fldCharType="separate"/>
            </w:r>
            <w:r>
              <w:rPr>
                <w:noProof/>
                <w:webHidden/>
              </w:rPr>
              <w:t>5</w:t>
            </w:r>
            <w:r>
              <w:rPr>
                <w:noProof/>
                <w:webHidden/>
              </w:rPr>
              <w:fldChar w:fldCharType="end"/>
            </w:r>
          </w:hyperlink>
        </w:p>
        <w:p w14:paraId="173871B8" w14:textId="4793D334"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64" w:history="1">
            <w:r w:rsidRPr="002E15A0">
              <w:rPr>
                <w:rStyle w:val="Hipervnculo"/>
                <w:noProof/>
              </w:rPr>
              <w:t>4.5</w:t>
            </w:r>
            <w:r>
              <w:rPr>
                <w:rFonts w:eastAsiaTheme="minorEastAsia"/>
                <w:smallCaps w:val="0"/>
                <w:noProof/>
                <w:kern w:val="2"/>
                <w:sz w:val="24"/>
                <w:szCs w:val="24"/>
                <w:lang w:val="es-CL" w:eastAsia="es-CL"/>
                <w14:ligatures w14:val="standardContextual"/>
              </w:rPr>
              <w:tab/>
            </w:r>
            <w:r w:rsidRPr="002E15A0">
              <w:rPr>
                <w:rStyle w:val="Hipervnculo"/>
                <w:noProof/>
              </w:rPr>
              <w:t>HU05 — Listar usuarios (E1)</w:t>
            </w:r>
            <w:r>
              <w:rPr>
                <w:noProof/>
                <w:webHidden/>
              </w:rPr>
              <w:tab/>
            </w:r>
            <w:r>
              <w:rPr>
                <w:noProof/>
                <w:webHidden/>
              </w:rPr>
              <w:fldChar w:fldCharType="begin"/>
            </w:r>
            <w:r>
              <w:rPr>
                <w:noProof/>
                <w:webHidden/>
              </w:rPr>
              <w:instrText xml:space="preserve"> PAGEREF _Toc243155764 \h </w:instrText>
            </w:r>
            <w:r>
              <w:rPr>
                <w:noProof/>
                <w:webHidden/>
              </w:rPr>
            </w:r>
            <w:r>
              <w:rPr>
                <w:noProof/>
                <w:webHidden/>
              </w:rPr>
              <w:fldChar w:fldCharType="separate"/>
            </w:r>
            <w:r>
              <w:rPr>
                <w:noProof/>
                <w:webHidden/>
              </w:rPr>
              <w:t>5</w:t>
            </w:r>
            <w:r>
              <w:rPr>
                <w:noProof/>
                <w:webHidden/>
              </w:rPr>
              <w:fldChar w:fldCharType="end"/>
            </w:r>
          </w:hyperlink>
        </w:p>
        <w:p w14:paraId="6B6F6B12" w14:textId="43E3C199"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65" w:history="1">
            <w:r w:rsidRPr="002E15A0">
              <w:rPr>
                <w:rStyle w:val="Hipervnculo"/>
                <w:noProof/>
              </w:rPr>
              <w:t>4.6</w:t>
            </w:r>
            <w:r>
              <w:rPr>
                <w:rFonts w:eastAsiaTheme="minorEastAsia"/>
                <w:smallCaps w:val="0"/>
                <w:noProof/>
                <w:kern w:val="2"/>
                <w:sz w:val="24"/>
                <w:szCs w:val="24"/>
                <w:lang w:val="es-CL" w:eastAsia="es-CL"/>
                <w14:ligatures w14:val="standardContextual"/>
              </w:rPr>
              <w:tab/>
            </w:r>
            <w:r w:rsidRPr="002E15A0">
              <w:rPr>
                <w:rStyle w:val="Hipervnculo"/>
                <w:noProof/>
              </w:rPr>
              <w:t>HU06 — Restringir el acceso por rol (E1)</w:t>
            </w:r>
            <w:r>
              <w:rPr>
                <w:noProof/>
                <w:webHidden/>
              </w:rPr>
              <w:tab/>
            </w:r>
            <w:r>
              <w:rPr>
                <w:noProof/>
                <w:webHidden/>
              </w:rPr>
              <w:fldChar w:fldCharType="begin"/>
            </w:r>
            <w:r>
              <w:rPr>
                <w:noProof/>
                <w:webHidden/>
              </w:rPr>
              <w:instrText xml:space="preserve"> PAGEREF _Toc243155765 \h </w:instrText>
            </w:r>
            <w:r>
              <w:rPr>
                <w:noProof/>
                <w:webHidden/>
              </w:rPr>
            </w:r>
            <w:r>
              <w:rPr>
                <w:noProof/>
                <w:webHidden/>
              </w:rPr>
              <w:fldChar w:fldCharType="separate"/>
            </w:r>
            <w:r>
              <w:rPr>
                <w:noProof/>
                <w:webHidden/>
              </w:rPr>
              <w:t>5</w:t>
            </w:r>
            <w:r>
              <w:rPr>
                <w:noProof/>
                <w:webHidden/>
              </w:rPr>
              <w:fldChar w:fldCharType="end"/>
            </w:r>
          </w:hyperlink>
        </w:p>
        <w:p w14:paraId="2C6B7977" w14:textId="39A52D05"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66" w:history="1">
            <w:r w:rsidRPr="002E15A0">
              <w:rPr>
                <w:rStyle w:val="Hipervnculo"/>
                <w:noProof/>
              </w:rPr>
              <w:t>4.7</w:t>
            </w:r>
            <w:r>
              <w:rPr>
                <w:rFonts w:eastAsiaTheme="minorEastAsia"/>
                <w:smallCaps w:val="0"/>
                <w:noProof/>
                <w:kern w:val="2"/>
                <w:sz w:val="24"/>
                <w:szCs w:val="24"/>
                <w:lang w:val="es-CL" w:eastAsia="es-CL"/>
                <w14:ligatures w14:val="standardContextual"/>
              </w:rPr>
              <w:tab/>
            </w:r>
            <w:r w:rsidRPr="002E15A0">
              <w:rPr>
                <w:rStyle w:val="Hipervnculo"/>
                <w:noProof/>
              </w:rPr>
              <w:t>HU07 — Gestionar productores (E2)</w:t>
            </w:r>
            <w:r>
              <w:rPr>
                <w:noProof/>
                <w:webHidden/>
              </w:rPr>
              <w:tab/>
            </w:r>
            <w:r>
              <w:rPr>
                <w:noProof/>
                <w:webHidden/>
              </w:rPr>
              <w:fldChar w:fldCharType="begin"/>
            </w:r>
            <w:r>
              <w:rPr>
                <w:noProof/>
                <w:webHidden/>
              </w:rPr>
              <w:instrText xml:space="preserve"> PAGEREF _Toc243155766 \h </w:instrText>
            </w:r>
            <w:r>
              <w:rPr>
                <w:noProof/>
                <w:webHidden/>
              </w:rPr>
            </w:r>
            <w:r>
              <w:rPr>
                <w:noProof/>
                <w:webHidden/>
              </w:rPr>
              <w:fldChar w:fldCharType="separate"/>
            </w:r>
            <w:r>
              <w:rPr>
                <w:noProof/>
                <w:webHidden/>
              </w:rPr>
              <w:t>6</w:t>
            </w:r>
            <w:r>
              <w:rPr>
                <w:noProof/>
                <w:webHidden/>
              </w:rPr>
              <w:fldChar w:fldCharType="end"/>
            </w:r>
          </w:hyperlink>
        </w:p>
        <w:p w14:paraId="321FA1AC" w14:textId="38772E14"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67" w:history="1">
            <w:r w:rsidRPr="002E15A0">
              <w:rPr>
                <w:rStyle w:val="Hipervnculo"/>
                <w:noProof/>
              </w:rPr>
              <w:t>4.8</w:t>
            </w:r>
            <w:r>
              <w:rPr>
                <w:rFonts w:eastAsiaTheme="minorEastAsia"/>
                <w:smallCaps w:val="0"/>
                <w:noProof/>
                <w:kern w:val="2"/>
                <w:sz w:val="24"/>
                <w:szCs w:val="24"/>
                <w:lang w:val="es-CL" w:eastAsia="es-CL"/>
                <w14:ligatures w14:val="standardContextual"/>
              </w:rPr>
              <w:tab/>
            </w:r>
            <w:r w:rsidRPr="002E15A0">
              <w:rPr>
                <w:rStyle w:val="Hipervnculo"/>
                <w:noProof/>
              </w:rPr>
              <w:t>HU08 — Gestionar especies y variedades (E2)</w:t>
            </w:r>
            <w:r>
              <w:rPr>
                <w:noProof/>
                <w:webHidden/>
              </w:rPr>
              <w:tab/>
            </w:r>
            <w:r>
              <w:rPr>
                <w:noProof/>
                <w:webHidden/>
              </w:rPr>
              <w:fldChar w:fldCharType="begin"/>
            </w:r>
            <w:r>
              <w:rPr>
                <w:noProof/>
                <w:webHidden/>
              </w:rPr>
              <w:instrText xml:space="preserve"> PAGEREF _Toc243155767 \h </w:instrText>
            </w:r>
            <w:r>
              <w:rPr>
                <w:noProof/>
                <w:webHidden/>
              </w:rPr>
            </w:r>
            <w:r>
              <w:rPr>
                <w:noProof/>
                <w:webHidden/>
              </w:rPr>
              <w:fldChar w:fldCharType="separate"/>
            </w:r>
            <w:r>
              <w:rPr>
                <w:noProof/>
                <w:webHidden/>
              </w:rPr>
              <w:t>6</w:t>
            </w:r>
            <w:r>
              <w:rPr>
                <w:noProof/>
                <w:webHidden/>
              </w:rPr>
              <w:fldChar w:fldCharType="end"/>
            </w:r>
          </w:hyperlink>
        </w:p>
        <w:p w14:paraId="028A1C5A" w14:textId="6EC2AE48"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68" w:history="1">
            <w:r w:rsidRPr="002E15A0">
              <w:rPr>
                <w:rStyle w:val="Hipervnculo"/>
                <w:noProof/>
              </w:rPr>
              <w:t>4.9</w:t>
            </w:r>
            <w:r>
              <w:rPr>
                <w:rFonts w:eastAsiaTheme="minorEastAsia"/>
                <w:smallCaps w:val="0"/>
                <w:noProof/>
                <w:kern w:val="2"/>
                <w:sz w:val="24"/>
                <w:szCs w:val="24"/>
                <w:lang w:val="es-CL" w:eastAsia="es-CL"/>
                <w14:ligatures w14:val="standardContextual"/>
              </w:rPr>
              <w:tab/>
            </w:r>
            <w:r w:rsidRPr="002E15A0">
              <w:rPr>
                <w:rStyle w:val="Hipervnculo"/>
                <w:noProof/>
              </w:rPr>
              <w:t>HU09 — Gestionar calidades y sistemas productivos (E2)</w:t>
            </w:r>
            <w:r>
              <w:rPr>
                <w:noProof/>
                <w:webHidden/>
              </w:rPr>
              <w:tab/>
            </w:r>
            <w:r>
              <w:rPr>
                <w:noProof/>
                <w:webHidden/>
              </w:rPr>
              <w:fldChar w:fldCharType="begin"/>
            </w:r>
            <w:r>
              <w:rPr>
                <w:noProof/>
                <w:webHidden/>
              </w:rPr>
              <w:instrText xml:space="preserve"> PAGEREF _Toc243155768 \h </w:instrText>
            </w:r>
            <w:r>
              <w:rPr>
                <w:noProof/>
                <w:webHidden/>
              </w:rPr>
            </w:r>
            <w:r>
              <w:rPr>
                <w:noProof/>
                <w:webHidden/>
              </w:rPr>
              <w:fldChar w:fldCharType="separate"/>
            </w:r>
            <w:r>
              <w:rPr>
                <w:noProof/>
                <w:webHidden/>
              </w:rPr>
              <w:t>6</w:t>
            </w:r>
            <w:r>
              <w:rPr>
                <w:noProof/>
                <w:webHidden/>
              </w:rPr>
              <w:fldChar w:fldCharType="end"/>
            </w:r>
          </w:hyperlink>
        </w:p>
        <w:p w14:paraId="076E6C82" w14:textId="793A72B9"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69" w:history="1">
            <w:r w:rsidRPr="002E15A0">
              <w:rPr>
                <w:rStyle w:val="Hipervnculo"/>
                <w:noProof/>
              </w:rPr>
              <w:t>4.10</w:t>
            </w:r>
            <w:r>
              <w:rPr>
                <w:rFonts w:eastAsiaTheme="minorEastAsia"/>
                <w:smallCaps w:val="0"/>
                <w:noProof/>
                <w:kern w:val="2"/>
                <w:sz w:val="24"/>
                <w:szCs w:val="24"/>
                <w:lang w:val="es-CL" w:eastAsia="es-CL"/>
                <w14:ligatures w14:val="standardContextual"/>
              </w:rPr>
              <w:tab/>
            </w:r>
            <w:r w:rsidRPr="002E15A0">
              <w:rPr>
                <w:rStyle w:val="Hipervnculo"/>
                <w:noProof/>
              </w:rPr>
              <w:t>HU10 — Gestionar tipos de bandeja y embalajes (E2)</w:t>
            </w:r>
            <w:r>
              <w:rPr>
                <w:noProof/>
                <w:webHidden/>
              </w:rPr>
              <w:tab/>
            </w:r>
            <w:r>
              <w:rPr>
                <w:noProof/>
                <w:webHidden/>
              </w:rPr>
              <w:fldChar w:fldCharType="begin"/>
            </w:r>
            <w:r>
              <w:rPr>
                <w:noProof/>
                <w:webHidden/>
              </w:rPr>
              <w:instrText xml:space="preserve"> PAGEREF _Toc243155769 \h </w:instrText>
            </w:r>
            <w:r>
              <w:rPr>
                <w:noProof/>
                <w:webHidden/>
              </w:rPr>
            </w:r>
            <w:r>
              <w:rPr>
                <w:noProof/>
                <w:webHidden/>
              </w:rPr>
              <w:fldChar w:fldCharType="separate"/>
            </w:r>
            <w:r>
              <w:rPr>
                <w:noProof/>
                <w:webHidden/>
              </w:rPr>
              <w:t>6</w:t>
            </w:r>
            <w:r>
              <w:rPr>
                <w:noProof/>
                <w:webHidden/>
              </w:rPr>
              <w:fldChar w:fldCharType="end"/>
            </w:r>
          </w:hyperlink>
        </w:p>
        <w:p w14:paraId="32457977" w14:textId="642C8A57"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0" w:history="1">
            <w:r w:rsidRPr="002E15A0">
              <w:rPr>
                <w:rStyle w:val="Hipervnculo"/>
                <w:noProof/>
              </w:rPr>
              <w:t>4.11</w:t>
            </w:r>
            <w:r>
              <w:rPr>
                <w:rFonts w:eastAsiaTheme="minorEastAsia"/>
                <w:smallCaps w:val="0"/>
                <w:noProof/>
                <w:kern w:val="2"/>
                <w:sz w:val="24"/>
                <w:szCs w:val="24"/>
                <w:lang w:val="es-CL" w:eastAsia="es-CL"/>
                <w14:ligatures w14:val="standardContextual"/>
              </w:rPr>
              <w:tab/>
            </w:r>
            <w:r w:rsidRPr="002E15A0">
              <w:rPr>
                <w:rStyle w:val="Hipervnculo"/>
                <w:noProof/>
              </w:rPr>
              <w:t>HU11 — Seleccionar datos de catálogo en los formularios (E2)</w:t>
            </w:r>
            <w:r>
              <w:rPr>
                <w:noProof/>
                <w:webHidden/>
              </w:rPr>
              <w:tab/>
            </w:r>
            <w:r>
              <w:rPr>
                <w:noProof/>
                <w:webHidden/>
              </w:rPr>
              <w:fldChar w:fldCharType="begin"/>
            </w:r>
            <w:r>
              <w:rPr>
                <w:noProof/>
                <w:webHidden/>
              </w:rPr>
              <w:instrText xml:space="preserve"> PAGEREF _Toc243155770 \h </w:instrText>
            </w:r>
            <w:r>
              <w:rPr>
                <w:noProof/>
                <w:webHidden/>
              </w:rPr>
            </w:r>
            <w:r>
              <w:rPr>
                <w:noProof/>
                <w:webHidden/>
              </w:rPr>
              <w:fldChar w:fldCharType="separate"/>
            </w:r>
            <w:r>
              <w:rPr>
                <w:noProof/>
                <w:webHidden/>
              </w:rPr>
              <w:t>7</w:t>
            </w:r>
            <w:r>
              <w:rPr>
                <w:noProof/>
                <w:webHidden/>
              </w:rPr>
              <w:fldChar w:fldCharType="end"/>
            </w:r>
          </w:hyperlink>
        </w:p>
        <w:p w14:paraId="2E51AA95" w14:textId="4C593DD5"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1" w:history="1">
            <w:r w:rsidRPr="002E15A0">
              <w:rPr>
                <w:rStyle w:val="Hipervnculo"/>
                <w:noProof/>
              </w:rPr>
              <w:t>4.12</w:t>
            </w:r>
            <w:r>
              <w:rPr>
                <w:rFonts w:eastAsiaTheme="minorEastAsia"/>
                <w:smallCaps w:val="0"/>
                <w:noProof/>
                <w:kern w:val="2"/>
                <w:sz w:val="24"/>
                <w:szCs w:val="24"/>
                <w:lang w:val="es-CL" w:eastAsia="es-CL"/>
                <w14:ligatures w14:val="standardContextual"/>
              </w:rPr>
              <w:tab/>
            </w:r>
            <w:r w:rsidRPr="002E15A0">
              <w:rPr>
                <w:rStyle w:val="Hipervnculo"/>
                <w:noProof/>
              </w:rPr>
              <w:t>HU12 — Registrar una tarja de recepción (E3)</w:t>
            </w:r>
            <w:r>
              <w:rPr>
                <w:noProof/>
                <w:webHidden/>
              </w:rPr>
              <w:tab/>
            </w:r>
            <w:r>
              <w:rPr>
                <w:noProof/>
                <w:webHidden/>
              </w:rPr>
              <w:fldChar w:fldCharType="begin"/>
            </w:r>
            <w:r>
              <w:rPr>
                <w:noProof/>
                <w:webHidden/>
              </w:rPr>
              <w:instrText xml:space="preserve"> PAGEREF _Toc243155771 \h </w:instrText>
            </w:r>
            <w:r>
              <w:rPr>
                <w:noProof/>
                <w:webHidden/>
              </w:rPr>
            </w:r>
            <w:r>
              <w:rPr>
                <w:noProof/>
                <w:webHidden/>
              </w:rPr>
              <w:fldChar w:fldCharType="separate"/>
            </w:r>
            <w:r>
              <w:rPr>
                <w:noProof/>
                <w:webHidden/>
              </w:rPr>
              <w:t>7</w:t>
            </w:r>
            <w:r>
              <w:rPr>
                <w:noProof/>
                <w:webHidden/>
              </w:rPr>
              <w:fldChar w:fldCharType="end"/>
            </w:r>
          </w:hyperlink>
        </w:p>
        <w:p w14:paraId="0E09D0FD" w14:textId="77BBFFFC"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2" w:history="1">
            <w:r w:rsidRPr="002E15A0">
              <w:rPr>
                <w:rStyle w:val="Hipervnculo"/>
                <w:noProof/>
              </w:rPr>
              <w:t>4.13</w:t>
            </w:r>
            <w:r>
              <w:rPr>
                <w:rFonts w:eastAsiaTheme="minorEastAsia"/>
                <w:smallCaps w:val="0"/>
                <w:noProof/>
                <w:kern w:val="2"/>
                <w:sz w:val="24"/>
                <w:szCs w:val="24"/>
                <w:lang w:val="es-CL" w:eastAsia="es-CL"/>
                <w14:ligatures w14:val="standardContextual"/>
              </w:rPr>
              <w:tab/>
            </w:r>
            <w:r w:rsidRPr="002E15A0">
              <w:rPr>
                <w:rStyle w:val="Hipervnculo"/>
                <w:noProof/>
              </w:rPr>
              <w:t>HU13 — Numerar las tarjas automáticamente (E3)</w:t>
            </w:r>
            <w:r>
              <w:rPr>
                <w:noProof/>
                <w:webHidden/>
              </w:rPr>
              <w:tab/>
            </w:r>
            <w:r>
              <w:rPr>
                <w:noProof/>
                <w:webHidden/>
              </w:rPr>
              <w:fldChar w:fldCharType="begin"/>
            </w:r>
            <w:r>
              <w:rPr>
                <w:noProof/>
                <w:webHidden/>
              </w:rPr>
              <w:instrText xml:space="preserve"> PAGEREF _Toc243155772 \h </w:instrText>
            </w:r>
            <w:r>
              <w:rPr>
                <w:noProof/>
                <w:webHidden/>
              </w:rPr>
            </w:r>
            <w:r>
              <w:rPr>
                <w:noProof/>
                <w:webHidden/>
              </w:rPr>
              <w:fldChar w:fldCharType="separate"/>
            </w:r>
            <w:r>
              <w:rPr>
                <w:noProof/>
                <w:webHidden/>
              </w:rPr>
              <w:t>7</w:t>
            </w:r>
            <w:r>
              <w:rPr>
                <w:noProof/>
                <w:webHidden/>
              </w:rPr>
              <w:fldChar w:fldCharType="end"/>
            </w:r>
          </w:hyperlink>
        </w:p>
        <w:p w14:paraId="29A3343E" w14:textId="1467C5B4"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3" w:history="1">
            <w:r w:rsidRPr="002E15A0">
              <w:rPr>
                <w:rStyle w:val="Hipervnculo"/>
                <w:noProof/>
              </w:rPr>
              <w:t>4.14</w:t>
            </w:r>
            <w:r>
              <w:rPr>
                <w:rFonts w:eastAsiaTheme="minorEastAsia"/>
                <w:smallCaps w:val="0"/>
                <w:noProof/>
                <w:kern w:val="2"/>
                <w:sz w:val="24"/>
                <w:szCs w:val="24"/>
                <w:lang w:val="es-CL" w:eastAsia="es-CL"/>
                <w14:ligatures w14:val="standardContextual"/>
              </w:rPr>
              <w:tab/>
            </w:r>
            <w:r w:rsidRPr="002E15A0">
              <w:rPr>
                <w:rStyle w:val="Hipervnculo"/>
                <w:noProof/>
              </w:rPr>
              <w:t>HU14 — Calcular los kilos netos (E3)</w:t>
            </w:r>
            <w:r>
              <w:rPr>
                <w:noProof/>
                <w:webHidden/>
              </w:rPr>
              <w:tab/>
            </w:r>
            <w:r>
              <w:rPr>
                <w:noProof/>
                <w:webHidden/>
              </w:rPr>
              <w:fldChar w:fldCharType="begin"/>
            </w:r>
            <w:r>
              <w:rPr>
                <w:noProof/>
                <w:webHidden/>
              </w:rPr>
              <w:instrText xml:space="preserve"> PAGEREF _Toc243155773 \h </w:instrText>
            </w:r>
            <w:r>
              <w:rPr>
                <w:noProof/>
                <w:webHidden/>
              </w:rPr>
            </w:r>
            <w:r>
              <w:rPr>
                <w:noProof/>
                <w:webHidden/>
              </w:rPr>
              <w:fldChar w:fldCharType="separate"/>
            </w:r>
            <w:r>
              <w:rPr>
                <w:noProof/>
                <w:webHidden/>
              </w:rPr>
              <w:t>8</w:t>
            </w:r>
            <w:r>
              <w:rPr>
                <w:noProof/>
                <w:webHidden/>
              </w:rPr>
              <w:fldChar w:fldCharType="end"/>
            </w:r>
          </w:hyperlink>
        </w:p>
        <w:p w14:paraId="751804CD" w14:textId="7BADD7EE"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4" w:history="1">
            <w:r w:rsidRPr="002E15A0">
              <w:rPr>
                <w:rStyle w:val="Hipervnculo"/>
                <w:noProof/>
              </w:rPr>
              <w:t>4.15</w:t>
            </w:r>
            <w:r>
              <w:rPr>
                <w:rFonts w:eastAsiaTheme="minorEastAsia"/>
                <w:smallCaps w:val="0"/>
                <w:noProof/>
                <w:kern w:val="2"/>
                <w:sz w:val="24"/>
                <w:szCs w:val="24"/>
                <w:lang w:val="es-CL" w:eastAsia="es-CL"/>
                <w14:ligatures w14:val="standardContextual"/>
              </w:rPr>
              <w:tab/>
            </w:r>
            <w:r w:rsidRPr="002E15A0">
              <w:rPr>
                <w:rStyle w:val="Hipervnculo"/>
                <w:noProof/>
              </w:rPr>
              <w:t>HU15 — Controlar el stock de bandejas (E3)</w:t>
            </w:r>
            <w:r>
              <w:rPr>
                <w:noProof/>
                <w:webHidden/>
              </w:rPr>
              <w:tab/>
            </w:r>
            <w:r>
              <w:rPr>
                <w:noProof/>
                <w:webHidden/>
              </w:rPr>
              <w:fldChar w:fldCharType="begin"/>
            </w:r>
            <w:r>
              <w:rPr>
                <w:noProof/>
                <w:webHidden/>
              </w:rPr>
              <w:instrText xml:space="preserve"> PAGEREF _Toc243155774 \h </w:instrText>
            </w:r>
            <w:r>
              <w:rPr>
                <w:noProof/>
                <w:webHidden/>
              </w:rPr>
            </w:r>
            <w:r>
              <w:rPr>
                <w:noProof/>
                <w:webHidden/>
              </w:rPr>
              <w:fldChar w:fldCharType="separate"/>
            </w:r>
            <w:r>
              <w:rPr>
                <w:noProof/>
                <w:webHidden/>
              </w:rPr>
              <w:t>8</w:t>
            </w:r>
            <w:r>
              <w:rPr>
                <w:noProof/>
                <w:webHidden/>
              </w:rPr>
              <w:fldChar w:fldCharType="end"/>
            </w:r>
          </w:hyperlink>
        </w:p>
        <w:p w14:paraId="357D1F9A" w14:textId="0E747D19"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5" w:history="1">
            <w:r w:rsidRPr="002E15A0">
              <w:rPr>
                <w:rStyle w:val="Hipervnculo"/>
                <w:noProof/>
              </w:rPr>
              <w:t>4.16</w:t>
            </w:r>
            <w:r>
              <w:rPr>
                <w:rFonts w:eastAsiaTheme="minorEastAsia"/>
                <w:smallCaps w:val="0"/>
                <w:noProof/>
                <w:kern w:val="2"/>
                <w:sz w:val="24"/>
                <w:szCs w:val="24"/>
                <w:lang w:val="es-CL" w:eastAsia="es-CL"/>
                <w14:ligatures w14:val="standardContextual"/>
              </w:rPr>
              <w:tab/>
            </w:r>
            <w:r w:rsidRPr="002E15A0">
              <w:rPr>
                <w:rStyle w:val="Hipervnculo"/>
                <w:noProof/>
              </w:rPr>
              <w:t>HU16 — Imprimir la tarja (E3)</w:t>
            </w:r>
            <w:r>
              <w:rPr>
                <w:noProof/>
                <w:webHidden/>
              </w:rPr>
              <w:tab/>
            </w:r>
            <w:r>
              <w:rPr>
                <w:noProof/>
                <w:webHidden/>
              </w:rPr>
              <w:fldChar w:fldCharType="begin"/>
            </w:r>
            <w:r>
              <w:rPr>
                <w:noProof/>
                <w:webHidden/>
              </w:rPr>
              <w:instrText xml:space="preserve"> PAGEREF _Toc243155775 \h </w:instrText>
            </w:r>
            <w:r>
              <w:rPr>
                <w:noProof/>
                <w:webHidden/>
              </w:rPr>
            </w:r>
            <w:r>
              <w:rPr>
                <w:noProof/>
                <w:webHidden/>
              </w:rPr>
              <w:fldChar w:fldCharType="separate"/>
            </w:r>
            <w:r>
              <w:rPr>
                <w:noProof/>
                <w:webHidden/>
              </w:rPr>
              <w:t>9</w:t>
            </w:r>
            <w:r>
              <w:rPr>
                <w:noProof/>
                <w:webHidden/>
              </w:rPr>
              <w:fldChar w:fldCharType="end"/>
            </w:r>
          </w:hyperlink>
        </w:p>
        <w:p w14:paraId="1C322134" w14:textId="7F285EB6"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6" w:history="1">
            <w:r w:rsidRPr="002E15A0">
              <w:rPr>
                <w:rStyle w:val="Hipervnculo"/>
                <w:noProof/>
              </w:rPr>
              <w:t>4.17</w:t>
            </w:r>
            <w:r>
              <w:rPr>
                <w:rFonts w:eastAsiaTheme="minorEastAsia"/>
                <w:smallCaps w:val="0"/>
                <w:noProof/>
                <w:kern w:val="2"/>
                <w:sz w:val="24"/>
                <w:szCs w:val="24"/>
                <w:lang w:val="es-CL" w:eastAsia="es-CL"/>
                <w14:ligatures w14:val="standardContextual"/>
              </w:rPr>
              <w:tab/>
            </w:r>
            <w:r w:rsidRPr="002E15A0">
              <w:rPr>
                <w:rStyle w:val="Hipervnculo"/>
                <w:noProof/>
              </w:rPr>
              <w:t>HU17 — Consultar tarjas (E3)</w:t>
            </w:r>
            <w:r>
              <w:rPr>
                <w:noProof/>
                <w:webHidden/>
              </w:rPr>
              <w:tab/>
            </w:r>
            <w:r>
              <w:rPr>
                <w:noProof/>
                <w:webHidden/>
              </w:rPr>
              <w:fldChar w:fldCharType="begin"/>
            </w:r>
            <w:r>
              <w:rPr>
                <w:noProof/>
                <w:webHidden/>
              </w:rPr>
              <w:instrText xml:space="preserve"> PAGEREF _Toc243155776 \h </w:instrText>
            </w:r>
            <w:r>
              <w:rPr>
                <w:noProof/>
                <w:webHidden/>
              </w:rPr>
            </w:r>
            <w:r>
              <w:rPr>
                <w:noProof/>
                <w:webHidden/>
              </w:rPr>
              <w:fldChar w:fldCharType="separate"/>
            </w:r>
            <w:r>
              <w:rPr>
                <w:noProof/>
                <w:webHidden/>
              </w:rPr>
              <w:t>9</w:t>
            </w:r>
            <w:r>
              <w:rPr>
                <w:noProof/>
                <w:webHidden/>
              </w:rPr>
              <w:fldChar w:fldCharType="end"/>
            </w:r>
          </w:hyperlink>
        </w:p>
        <w:p w14:paraId="4A307B97" w14:textId="37EBC656"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7" w:history="1">
            <w:r w:rsidRPr="002E15A0">
              <w:rPr>
                <w:rStyle w:val="Hipervnculo"/>
                <w:noProof/>
              </w:rPr>
              <w:t>4.18</w:t>
            </w:r>
            <w:r>
              <w:rPr>
                <w:rFonts w:eastAsiaTheme="minorEastAsia"/>
                <w:smallCaps w:val="0"/>
                <w:noProof/>
                <w:kern w:val="2"/>
                <w:sz w:val="24"/>
                <w:szCs w:val="24"/>
                <w:lang w:val="es-CL" w:eastAsia="es-CL"/>
                <w14:ligatures w14:val="standardContextual"/>
              </w:rPr>
              <w:tab/>
            </w:r>
            <w:r w:rsidRPr="002E15A0">
              <w:rPr>
                <w:rStyle w:val="Hipervnculo"/>
                <w:noProof/>
              </w:rPr>
              <w:t>HU18 — Registrar el procesamiento de tarjas (E4)</w:t>
            </w:r>
            <w:r>
              <w:rPr>
                <w:noProof/>
                <w:webHidden/>
              </w:rPr>
              <w:tab/>
            </w:r>
            <w:r>
              <w:rPr>
                <w:noProof/>
                <w:webHidden/>
              </w:rPr>
              <w:fldChar w:fldCharType="begin"/>
            </w:r>
            <w:r>
              <w:rPr>
                <w:noProof/>
                <w:webHidden/>
              </w:rPr>
              <w:instrText xml:space="preserve"> PAGEREF _Toc243155777 \h </w:instrText>
            </w:r>
            <w:r>
              <w:rPr>
                <w:noProof/>
                <w:webHidden/>
              </w:rPr>
            </w:r>
            <w:r>
              <w:rPr>
                <w:noProof/>
                <w:webHidden/>
              </w:rPr>
              <w:fldChar w:fldCharType="separate"/>
            </w:r>
            <w:r>
              <w:rPr>
                <w:noProof/>
                <w:webHidden/>
              </w:rPr>
              <w:t>9</w:t>
            </w:r>
            <w:r>
              <w:rPr>
                <w:noProof/>
                <w:webHidden/>
              </w:rPr>
              <w:fldChar w:fldCharType="end"/>
            </w:r>
          </w:hyperlink>
        </w:p>
        <w:p w14:paraId="4102366F" w14:textId="74FB61E1"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8" w:history="1">
            <w:r w:rsidRPr="002E15A0">
              <w:rPr>
                <w:rStyle w:val="Hipervnculo"/>
                <w:noProof/>
              </w:rPr>
              <w:t>4.19</w:t>
            </w:r>
            <w:r>
              <w:rPr>
                <w:rFonts w:eastAsiaTheme="minorEastAsia"/>
                <w:smallCaps w:val="0"/>
                <w:noProof/>
                <w:kern w:val="2"/>
                <w:sz w:val="24"/>
                <w:szCs w:val="24"/>
                <w:lang w:val="es-CL" w:eastAsia="es-CL"/>
                <w14:ligatures w14:val="standardContextual"/>
              </w:rPr>
              <w:tab/>
            </w:r>
            <w:r w:rsidRPr="002E15A0">
              <w:rPr>
                <w:rStyle w:val="Hipervnculo"/>
                <w:noProof/>
              </w:rPr>
              <w:t>HU19 — Calcular el rendimiento y la merma (E4)</w:t>
            </w:r>
            <w:r>
              <w:rPr>
                <w:noProof/>
                <w:webHidden/>
              </w:rPr>
              <w:tab/>
            </w:r>
            <w:r>
              <w:rPr>
                <w:noProof/>
                <w:webHidden/>
              </w:rPr>
              <w:fldChar w:fldCharType="begin"/>
            </w:r>
            <w:r>
              <w:rPr>
                <w:noProof/>
                <w:webHidden/>
              </w:rPr>
              <w:instrText xml:space="preserve"> PAGEREF _Toc243155778 \h </w:instrText>
            </w:r>
            <w:r>
              <w:rPr>
                <w:noProof/>
                <w:webHidden/>
              </w:rPr>
            </w:r>
            <w:r>
              <w:rPr>
                <w:noProof/>
                <w:webHidden/>
              </w:rPr>
              <w:fldChar w:fldCharType="separate"/>
            </w:r>
            <w:r>
              <w:rPr>
                <w:noProof/>
                <w:webHidden/>
              </w:rPr>
              <w:t>10</w:t>
            </w:r>
            <w:r>
              <w:rPr>
                <w:noProof/>
                <w:webHidden/>
              </w:rPr>
              <w:fldChar w:fldCharType="end"/>
            </w:r>
          </w:hyperlink>
        </w:p>
        <w:p w14:paraId="0CEF0D5B" w14:textId="3A6946A0"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79" w:history="1">
            <w:r w:rsidRPr="002E15A0">
              <w:rPr>
                <w:rStyle w:val="Hipervnculo"/>
                <w:noProof/>
              </w:rPr>
              <w:t>4.20</w:t>
            </w:r>
            <w:r>
              <w:rPr>
                <w:rFonts w:eastAsiaTheme="minorEastAsia"/>
                <w:smallCaps w:val="0"/>
                <w:noProof/>
                <w:kern w:val="2"/>
                <w:sz w:val="24"/>
                <w:szCs w:val="24"/>
                <w:lang w:val="es-CL" w:eastAsia="es-CL"/>
                <w14:ligatures w14:val="standardContextual"/>
              </w:rPr>
              <w:tab/>
            </w:r>
            <w:r w:rsidRPr="002E15A0">
              <w:rPr>
                <w:rStyle w:val="Hipervnculo"/>
                <w:noProof/>
              </w:rPr>
              <w:t>HU20 — Editar una tarja después de impresa (E4)</w:t>
            </w:r>
            <w:r>
              <w:rPr>
                <w:noProof/>
                <w:webHidden/>
              </w:rPr>
              <w:tab/>
            </w:r>
            <w:r>
              <w:rPr>
                <w:noProof/>
                <w:webHidden/>
              </w:rPr>
              <w:fldChar w:fldCharType="begin"/>
            </w:r>
            <w:r>
              <w:rPr>
                <w:noProof/>
                <w:webHidden/>
              </w:rPr>
              <w:instrText xml:space="preserve"> PAGEREF _Toc243155779 \h </w:instrText>
            </w:r>
            <w:r>
              <w:rPr>
                <w:noProof/>
                <w:webHidden/>
              </w:rPr>
            </w:r>
            <w:r>
              <w:rPr>
                <w:noProof/>
                <w:webHidden/>
              </w:rPr>
              <w:fldChar w:fldCharType="separate"/>
            </w:r>
            <w:r>
              <w:rPr>
                <w:noProof/>
                <w:webHidden/>
              </w:rPr>
              <w:t>10</w:t>
            </w:r>
            <w:r>
              <w:rPr>
                <w:noProof/>
                <w:webHidden/>
              </w:rPr>
              <w:fldChar w:fldCharType="end"/>
            </w:r>
          </w:hyperlink>
        </w:p>
        <w:p w14:paraId="49E0050B" w14:textId="3C2F49F1"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80" w:history="1">
            <w:r w:rsidRPr="002E15A0">
              <w:rPr>
                <w:rStyle w:val="Hipervnculo"/>
                <w:noProof/>
              </w:rPr>
              <w:t>4.21</w:t>
            </w:r>
            <w:r>
              <w:rPr>
                <w:rFonts w:eastAsiaTheme="minorEastAsia"/>
                <w:smallCaps w:val="0"/>
                <w:noProof/>
                <w:kern w:val="2"/>
                <w:sz w:val="24"/>
                <w:szCs w:val="24"/>
                <w:lang w:val="es-CL" w:eastAsia="es-CL"/>
                <w14:ligatures w14:val="standardContextual"/>
              </w:rPr>
              <w:tab/>
            </w:r>
            <w:r w:rsidRPr="002E15A0">
              <w:rPr>
                <w:rStyle w:val="Hipervnculo"/>
                <w:noProof/>
              </w:rPr>
              <w:t>HU21 — Registrar la auditoría automáticamente (E4)</w:t>
            </w:r>
            <w:r>
              <w:rPr>
                <w:noProof/>
                <w:webHidden/>
              </w:rPr>
              <w:tab/>
            </w:r>
            <w:r>
              <w:rPr>
                <w:noProof/>
                <w:webHidden/>
              </w:rPr>
              <w:fldChar w:fldCharType="begin"/>
            </w:r>
            <w:r>
              <w:rPr>
                <w:noProof/>
                <w:webHidden/>
              </w:rPr>
              <w:instrText xml:space="preserve"> PAGEREF _Toc243155780 \h </w:instrText>
            </w:r>
            <w:r>
              <w:rPr>
                <w:noProof/>
                <w:webHidden/>
              </w:rPr>
            </w:r>
            <w:r>
              <w:rPr>
                <w:noProof/>
                <w:webHidden/>
              </w:rPr>
              <w:fldChar w:fldCharType="separate"/>
            </w:r>
            <w:r>
              <w:rPr>
                <w:noProof/>
                <w:webHidden/>
              </w:rPr>
              <w:t>11</w:t>
            </w:r>
            <w:r>
              <w:rPr>
                <w:noProof/>
                <w:webHidden/>
              </w:rPr>
              <w:fldChar w:fldCharType="end"/>
            </w:r>
          </w:hyperlink>
        </w:p>
        <w:p w14:paraId="322E5E8C" w14:textId="5EEE7885"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81" w:history="1">
            <w:r w:rsidRPr="002E15A0">
              <w:rPr>
                <w:rStyle w:val="Hipervnculo"/>
                <w:noProof/>
              </w:rPr>
              <w:t>4.22</w:t>
            </w:r>
            <w:r>
              <w:rPr>
                <w:rFonts w:eastAsiaTheme="minorEastAsia"/>
                <w:smallCaps w:val="0"/>
                <w:noProof/>
                <w:kern w:val="2"/>
                <w:sz w:val="24"/>
                <w:szCs w:val="24"/>
                <w:lang w:val="es-CL" w:eastAsia="es-CL"/>
                <w14:ligatures w14:val="standardContextual"/>
              </w:rPr>
              <w:tab/>
            </w:r>
            <w:r w:rsidRPr="002E15A0">
              <w:rPr>
                <w:rStyle w:val="Hipervnculo"/>
                <w:noProof/>
              </w:rPr>
              <w:t>HU22 — Consultar la bitácora de auditoría (E4)</w:t>
            </w:r>
            <w:r>
              <w:rPr>
                <w:noProof/>
                <w:webHidden/>
              </w:rPr>
              <w:tab/>
            </w:r>
            <w:r>
              <w:rPr>
                <w:noProof/>
                <w:webHidden/>
              </w:rPr>
              <w:fldChar w:fldCharType="begin"/>
            </w:r>
            <w:r>
              <w:rPr>
                <w:noProof/>
                <w:webHidden/>
              </w:rPr>
              <w:instrText xml:space="preserve"> PAGEREF _Toc243155781 \h </w:instrText>
            </w:r>
            <w:r>
              <w:rPr>
                <w:noProof/>
                <w:webHidden/>
              </w:rPr>
            </w:r>
            <w:r>
              <w:rPr>
                <w:noProof/>
                <w:webHidden/>
              </w:rPr>
              <w:fldChar w:fldCharType="separate"/>
            </w:r>
            <w:r>
              <w:rPr>
                <w:noProof/>
                <w:webHidden/>
              </w:rPr>
              <w:t>11</w:t>
            </w:r>
            <w:r>
              <w:rPr>
                <w:noProof/>
                <w:webHidden/>
              </w:rPr>
              <w:fldChar w:fldCharType="end"/>
            </w:r>
          </w:hyperlink>
        </w:p>
        <w:p w14:paraId="37EDFBC0" w14:textId="75799970"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82" w:history="1">
            <w:r w:rsidRPr="002E15A0">
              <w:rPr>
                <w:rStyle w:val="Hipervnculo"/>
                <w:noProof/>
              </w:rPr>
              <w:t>4.23</w:t>
            </w:r>
            <w:r>
              <w:rPr>
                <w:rFonts w:eastAsiaTheme="minorEastAsia"/>
                <w:smallCaps w:val="0"/>
                <w:noProof/>
                <w:kern w:val="2"/>
                <w:sz w:val="24"/>
                <w:szCs w:val="24"/>
                <w:lang w:val="es-CL" w:eastAsia="es-CL"/>
                <w14:ligatures w14:val="standardContextual"/>
              </w:rPr>
              <w:tab/>
            </w:r>
            <w:r w:rsidRPr="002E15A0">
              <w:rPr>
                <w:rStyle w:val="Hipervnculo"/>
                <w:noProof/>
              </w:rPr>
              <w:t>HU23 — Consultar la trazabilidad de una tarja (E4)</w:t>
            </w:r>
            <w:r>
              <w:rPr>
                <w:noProof/>
                <w:webHidden/>
              </w:rPr>
              <w:tab/>
            </w:r>
            <w:r>
              <w:rPr>
                <w:noProof/>
                <w:webHidden/>
              </w:rPr>
              <w:fldChar w:fldCharType="begin"/>
            </w:r>
            <w:r>
              <w:rPr>
                <w:noProof/>
                <w:webHidden/>
              </w:rPr>
              <w:instrText xml:space="preserve"> PAGEREF _Toc243155782 \h </w:instrText>
            </w:r>
            <w:r>
              <w:rPr>
                <w:noProof/>
                <w:webHidden/>
              </w:rPr>
            </w:r>
            <w:r>
              <w:rPr>
                <w:noProof/>
                <w:webHidden/>
              </w:rPr>
              <w:fldChar w:fldCharType="separate"/>
            </w:r>
            <w:r>
              <w:rPr>
                <w:noProof/>
                <w:webHidden/>
              </w:rPr>
              <w:t>11</w:t>
            </w:r>
            <w:r>
              <w:rPr>
                <w:noProof/>
                <w:webHidden/>
              </w:rPr>
              <w:fldChar w:fldCharType="end"/>
            </w:r>
          </w:hyperlink>
        </w:p>
        <w:p w14:paraId="3FDFB4E4" w14:textId="0A9D3FE3"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83" w:history="1">
            <w:r w:rsidRPr="002E15A0">
              <w:rPr>
                <w:rStyle w:val="Hipervnculo"/>
                <w:noProof/>
              </w:rPr>
              <w:t>4.24</w:t>
            </w:r>
            <w:r>
              <w:rPr>
                <w:rFonts w:eastAsiaTheme="minorEastAsia"/>
                <w:smallCaps w:val="0"/>
                <w:noProof/>
                <w:kern w:val="2"/>
                <w:sz w:val="24"/>
                <w:szCs w:val="24"/>
                <w:lang w:val="es-CL" w:eastAsia="es-CL"/>
                <w14:ligatures w14:val="standardContextual"/>
              </w:rPr>
              <w:tab/>
            </w:r>
            <w:r w:rsidRPr="002E15A0">
              <w:rPr>
                <w:rStyle w:val="Hipervnculo"/>
                <w:noProof/>
              </w:rPr>
              <w:t>HU24 — Anular una tarja de recepción (E3)</w:t>
            </w:r>
            <w:r>
              <w:rPr>
                <w:noProof/>
                <w:webHidden/>
              </w:rPr>
              <w:tab/>
            </w:r>
            <w:r>
              <w:rPr>
                <w:noProof/>
                <w:webHidden/>
              </w:rPr>
              <w:fldChar w:fldCharType="begin"/>
            </w:r>
            <w:r>
              <w:rPr>
                <w:noProof/>
                <w:webHidden/>
              </w:rPr>
              <w:instrText xml:space="preserve"> PAGEREF _Toc243155783 \h </w:instrText>
            </w:r>
            <w:r>
              <w:rPr>
                <w:noProof/>
                <w:webHidden/>
              </w:rPr>
            </w:r>
            <w:r>
              <w:rPr>
                <w:noProof/>
                <w:webHidden/>
              </w:rPr>
              <w:fldChar w:fldCharType="separate"/>
            </w:r>
            <w:r>
              <w:rPr>
                <w:noProof/>
                <w:webHidden/>
              </w:rPr>
              <w:t>12</w:t>
            </w:r>
            <w:r>
              <w:rPr>
                <w:noProof/>
                <w:webHidden/>
              </w:rPr>
              <w:fldChar w:fldCharType="end"/>
            </w:r>
          </w:hyperlink>
        </w:p>
        <w:p w14:paraId="042B54E4" w14:textId="5AD963DD"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84" w:history="1">
            <w:r w:rsidRPr="002E15A0">
              <w:rPr>
                <w:rStyle w:val="Hipervnculo"/>
                <w:noProof/>
              </w:rPr>
              <w:t>4.25</w:t>
            </w:r>
            <w:r>
              <w:rPr>
                <w:rFonts w:eastAsiaTheme="minorEastAsia"/>
                <w:smallCaps w:val="0"/>
                <w:noProof/>
                <w:kern w:val="2"/>
                <w:sz w:val="24"/>
                <w:szCs w:val="24"/>
                <w:lang w:val="es-CL" w:eastAsia="es-CL"/>
                <w14:ligatures w14:val="standardContextual"/>
              </w:rPr>
              <w:tab/>
            </w:r>
            <w:r w:rsidRPr="002E15A0">
              <w:rPr>
                <w:rStyle w:val="Hipervnculo"/>
                <w:noProof/>
              </w:rPr>
              <w:t>HU25 — Anular un proceso (E4)</w:t>
            </w:r>
            <w:r>
              <w:rPr>
                <w:noProof/>
                <w:webHidden/>
              </w:rPr>
              <w:tab/>
            </w:r>
            <w:r>
              <w:rPr>
                <w:noProof/>
                <w:webHidden/>
              </w:rPr>
              <w:fldChar w:fldCharType="begin"/>
            </w:r>
            <w:r>
              <w:rPr>
                <w:noProof/>
                <w:webHidden/>
              </w:rPr>
              <w:instrText xml:space="preserve"> PAGEREF _Toc243155784 \h </w:instrText>
            </w:r>
            <w:r>
              <w:rPr>
                <w:noProof/>
                <w:webHidden/>
              </w:rPr>
            </w:r>
            <w:r>
              <w:rPr>
                <w:noProof/>
                <w:webHidden/>
              </w:rPr>
              <w:fldChar w:fldCharType="separate"/>
            </w:r>
            <w:r>
              <w:rPr>
                <w:noProof/>
                <w:webHidden/>
              </w:rPr>
              <w:t>12</w:t>
            </w:r>
            <w:r>
              <w:rPr>
                <w:noProof/>
                <w:webHidden/>
              </w:rPr>
              <w:fldChar w:fldCharType="end"/>
            </w:r>
          </w:hyperlink>
        </w:p>
        <w:p w14:paraId="0D645BF0" w14:textId="00D2A857" w:rsidR="00AA2AD3" w:rsidRDefault="00AA2AD3">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3155785" w:history="1">
            <w:r w:rsidRPr="002E15A0">
              <w:rPr>
                <w:rStyle w:val="Hipervnculo"/>
                <w:noProof/>
                <w:lang w:val="es-ES" w:eastAsia="es-ES"/>
              </w:rPr>
              <w:t>5</w:t>
            </w:r>
            <w:r>
              <w:rPr>
                <w:rFonts w:eastAsiaTheme="minorEastAsia"/>
                <w:b w:val="0"/>
                <w:bCs w:val="0"/>
                <w:caps w:val="0"/>
                <w:noProof/>
                <w:kern w:val="2"/>
                <w:sz w:val="24"/>
                <w:szCs w:val="24"/>
                <w:lang w:val="es-CL" w:eastAsia="es-CL"/>
                <w14:ligatures w14:val="standardContextual"/>
              </w:rPr>
              <w:tab/>
            </w:r>
            <w:r w:rsidRPr="002E15A0">
              <w:rPr>
                <w:rStyle w:val="Hipervnculo"/>
                <w:noProof/>
                <w:lang w:val="es-ES" w:eastAsia="es-ES"/>
              </w:rPr>
              <w:t>Backlog</w:t>
            </w:r>
            <w:r>
              <w:rPr>
                <w:noProof/>
                <w:webHidden/>
              </w:rPr>
              <w:tab/>
            </w:r>
            <w:r>
              <w:rPr>
                <w:noProof/>
                <w:webHidden/>
              </w:rPr>
              <w:fldChar w:fldCharType="begin"/>
            </w:r>
            <w:r>
              <w:rPr>
                <w:noProof/>
                <w:webHidden/>
              </w:rPr>
              <w:instrText xml:space="preserve"> PAGEREF _Toc243155785 \h </w:instrText>
            </w:r>
            <w:r>
              <w:rPr>
                <w:noProof/>
                <w:webHidden/>
              </w:rPr>
            </w:r>
            <w:r>
              <w:rPr>
                <w:noProof/>
                <w:webHidden/>
              </w:rPr>
              <w:fldChar w:fldCharType="separate"/>
            </w:r>
            <w:r>
              <w:rPr>
                <w:noProof/>
                <w:webHidden/>
              </w:rPr>
              <w:t>13</w:t>
            </w:r>
            <w:r>
              <w:rPr>
                <w:noProof/>
                <w:webHidden/>
              </w:rPr>
              <w:fldChar w:fldCharType="end"/>
            </w:r>
          </w:hyperlink>
        </w:p>
        <w:p w14:paraId="5E27C700" w14:textId="47B7B5E2"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86" w:history="1">
            <w:r w:rsidRPr="002E15A0">
              <w:rPr>
                <w:rStyle w:val="Hipervnculo"/>
                <w:noProof/>
                <w:lang w:val="es-ES" w:eastAsia="es-ES"/>
              </w:rPr>
              <w:t>5.1</w:t>
            </w:r>
            <w:r>
              <w:rPr>
                <w:rFonts w:eastAsiaTheme="minorEastAsia"/>
                <w:smallCaps w:val="0"/>
                <w:noProof/>
                <w:kern w:val="2"/>
                <w:sz w:val="24"/>
                <w:szCs w:val="24"/>
                <w:lang w:val="es-CL" w:eastAsia="es-CL"/>
                <w14:ligatures w14:val="standardContextual"/>
              </w:rPr>
              <w:tab/>
            </w:r>
            <w:r w:rsidRPr="002E15A0">
              <w:rPr>
                <w:rStyle w:val="Hipervnculo"/>
                <w:noProof/>
                <w:lang w:val="es-ES" w:eastAsia="es-ES"/>
              </w:rPr>
              <w:t>Historias con su peso relativo</w:t>
            </w:r>
            <w:r>
              <w:rPr>
                <w:noProof/>
                <w:webHidden/>
              </w:rPr>
              <w:tab/>
            </w:r>
            <w:r>
              <w:rPr>
                <w:noProof/>
                <w:webHidden/>
              </w:rPr>
              <w:fldChar w:fldCharType="begin"/>
            </w:r>
            <w:r>
              <w:rPr>
                <w:noProof/>
                <w:webHidden/>
              </w:rPr>
              <w:instrText xml:space="preserve"> PAGEREF _Toc243155786 \h </w:instrText>
            </w:r>
            <w:r>
              <w:rPr>
                <w:noProof/>
                <w:webHidden/>
              </w:rPr>
            </w:r>
            <w:r>
              <w:rPr>
                <w:noProof/>
                <w:webHidden/>
              </w:rPr>
              <w:fldChar w:fldCharType="separate"/>
            </w:r>
            <w:r>
              <w:rPr>
                <w:noProof/>
                <w:webHidden/>
              </w:rPr>
              <w:t>13</w:t>
            </w:r>
            <w:r>
              <w:rPr>
                <w:noProof/>
                <w:webHidden/>
              </w:rPr>
              <w:fldChar w:fldCharType="end"/>
            </w:r>
          </w:hyperlink>
        </w:p>
        <w:p w14:paraId="370A2969" w14:textId="62B4D3D4" w:rsidR="00AA2AD3" w:rsidRDefault="00AA2AD3">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5787" w:history="1">
            <w:r w:rsidRPr="002E15A0">
              <w:rPr>
                <w:rStyle w:val="Hipervnculo"/>
                <w:noProof/>
                <w:lang w:val="es-ES" w:eastAsia="es-ES"/>
              </w:rPr>
              <w:t>5.2</w:t>
            </w:r>
            <w:r>
              <w:rPr>
                <w:rFonts w:eastAsiaTheme="minorEastAsia"/>
                <w:smallCaps w:val="0"/>
                <w:noProof/>
                <w:kern w:val="2"/>
                <w:sz w:val="24"/>
                <w:szCs w:val="24"/>
                <w:lang w:val="es-CL" w:eastAsia="es-CL"/>
                <w14:ligatures w14:val="standardContextual"/>
              </w:rPr>
              <w:tab/>
            </w:r>
            <w:r w:rsidRPr="002E15A0">
              <w:rPr>
                <w:rStyle w:val="Hipervnculo"/>
                <w:noProof/>
                <w:lang w:val="es-ES" w:eastAsia="es-ES"/>
              </w:rPr>
              <w:t>Backlog priorizado</w:t>
            </w:r>
            <w:r>
              <w:rPr>
                <w:noProof/>
                <w:webHidden/>
              </w:rPr>
              <w:tab/>
            </w:r>
            <w:r>
              <w:rPr>
                <w:noProof/>
                <w:webHidden/>
              </w:rPr>
              <w:fldChar w:fldCharType="begin"/>
            </w:r>
            <w:r>
              <w:rPr>
                <w:noProof/>
                <w:webHidden/>
              </w:rPr>
              <w:instrText xml:space="preserve"> PAGEREF _Toc243155787 \h </w:instrText>
            </w:r>
            <w:r>
              <w:rPr>
                <w:noProof/>
                <w:webHidden/>
              </w:rPr>
            </w:r>
            <w:r>
              <w:rPr>
                <w:noProof/>
                <w:webHidden/>
              </w:rPr>
              <w:fldChar w:fldCharType="separate"/>
            </w:r>
            <w:r>
              <w:rPr>
                <w:noProof/>
                <w:webHidden/>
              </w:rPr>
              <w:t>13</w:t>
            </w:r>
            <w:r>
              <w:rPr>
                <w:noProof/>
                <w:webHidden/>
              </w:rPr>
              <w:fldChar w:fldCharType="end"/>
            </w:r>
          </w:hyperlink>
        </w:p>
        <w:p w14:paraId="491EC42F" w14:textId="1BE375E4" w:rsidR="00C82195" w:rsidRPr="00934F44" w:rsidRDefault="00934F44" w:rsidP="005D79BE">
          <w:pPr>
            <w:jc w:val="both"/>
            <w:rPr>
              <w:rFonts w:cstheme="minorHAnsi"/>
              <w:lang w:val="es-ES"/>
            </w:rPr>
          </w:pPr>
          <w:r>
            <w:rPr>
              <w:rFonts w:cstheme="minorHAnsi"/>
              <w:lang w:val="es-ES"/>
            </w:rPr>
            <w:fldChar w:fldCharType="end"/>
          </w:r>
        </w:p>
      </w:sdtContent>
    </w:sdt>
    <w:p w14:paraId="3C5913BE" w14:textId="77777777" w:rsidR="00C82195" w:rsidRPr="00934F44" w:rsidRDefault="00C82195" w:rsidP="005D79BE">
      <w:pPr>
        <w:pStyle w:val="Ttulo1"/>
        <w:jc w:val="both"/>
        <w:rPr>
          <w:rFonts w:asciiTheme="minorHAnsi" w:eastAsia="Times New Roman" w:hAnsiTheme="minorHAnsi" w:cstheme="minorHAnsi"/>
          <w:kern w:val="32"/>
        </w:rPr>
      </w:pPr>
      <w:bookmarkStart w:id="0" w:name="_Toc243155757"/>
      <w:r>
        <w:rPr>
          <w:rFonts w:asciiTheme="minorHAnsi" w:eastAsia="Times New Roman" w:hAnsiTheme="minorHAnsi" w:cstheme="minorHAnsi"/>
          <w:kern w:val="32"/>
        </w:rPr>
        <w:t>Ficha del documento</w:t>
      </w:r>
      <w:bookmarkEnd w:id="0"/>
    </w:p>
    <w:p w14:paraId="4057439A"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6EC95424"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0307E2EE" w14:textId="77777777" w:rsidTr="003029DC">
        <w:tc>
          <w:tcPr>
            <w:tcW w:w="1188" w:type="dxa"/>
            <w:shd w:val="clear" w:color="auto" w:fill="E6E6E6"/>
          </w:tcPr>
          <w:p w14:paraId="3CADEA2E"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lastRenderedPageBreak/>
              <w:t>Fecha</w:t>
            </w:r>
          </w:p>
        </w:tc>
        <w:tc>
          <w:tcPr>
            <w:tcW w:w="1080" w:type="dxa"/>
            <w:shd w:val="clear" w:color="auto" w:fill="E6E6E6"/>
          </w:tcPr>
          <w:p w14:paraId="76FDBF59"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Revisión</w:t>
            </w:r>
          </w:p>
        </w:tc>
        <w:tc>
          <w:tcPr>
            <w:tcW w:w="3060" w:type="dxa"/>
            <w:shd w:val="clear" w:color="auto" w:fill="E6E6E6"/>
          </w:tcPr>
          <w:p w14:paraId="7FA2B4F6"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Autor</w:t>
            </w:r>
          </w:p>
        </w:tc>
        <w:tc>
          <w:tcPr>
            <w:tcW w:w="3316" w:type="dxa"/>
            <w:shd w:val="clear" w:color="auto" w:fill="E6E6E6"/>
          </w:tcPr>
          <w:p w14:paraId="2005367B"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Modificación</w:t>
            </w:r>
          </w:p>
        </w:tc>
      </w:tr>
      <w:tr w:rsidR="00C14CFA" w:rsidRPr="00934F44" w14:paraId="595217DA" w14:textId="77777777" w:rsidTr="003029DC">
        <w:trPr>
          <w:trHeight w:val="1134"/>
        </w:trPr>
        <w:tc>
          <w:tcPr>
            <w:tcW w:w="1188" w:type="dxa"/>
            <w:vAlign w:val="center"/>
          </w:tcPr>
          <w:p w14:paraId="60997A8F"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lang w:val="es-ES" w:eastAsia="es-ES"/>
              </w:rPr>
              <w:t>04/10/2026</w:t>
            </w:r>
          </w:p>
        </w:tc>
        <w:tc>
          <w:tcPr>
            <w:tcW w:w="1080" w:type="dxa"/>
            <w:vAlign w:val="center"/>
          </w:tcPr>
          <w:p w14:paraId="7AFF9F55"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lang w:val="es-ES" w:eastAsia="es-ES"/>
              </w:rPr>
              <w:t>01</w:t>
            </w:r>
          </w:p>
        </w:tc>
        <w:tc>
          <w:tcPr>
            <w:tcW w:w="3060" w:type="dxa"/>
            <w:vAlign w:val="center"/>
          </w:tcPr>
          <w:p w14:paraId="3B90797D"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lang w:val="es-ES" w:eastAsia="es-ES"/>
              </w:rPr>
              <w:t>Equipo A2D SM</w:t>
            </w:r>
          </w:p>
        </w:tc>
        <w:tc>
          <w:tcPr>
            <w:tcW w:w="3316" w:type="dxa"/>
            <w:vAlign w:val="center"/>
          </w:tcPr>
          <w:p w14:paraId="309182C2"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lang w:val="es-ES" w:eastAsia="es-ES"/>
              </w:rPr>
              <w:t>Versión inicial: 25 historias de usuario de las épicas E1 a E4, con sus pesos y el backlog priorizado.</w:t>
            </w:r>
          </w:p>
        </w:tc>
      </w:tr>
      <w:tr w:rsidR="00C14CFA" w:rsidRPr="00934F44" w14:paraId="4D6AB858" w14:textId="77777777" w:rsidTr="003029DC">
        <w:trPr>
          <w:trHeight w:val="1134"/>
        </w:trPr>
        <w:tc>
          <w:tcPr>
            <w:tcW w:w="1188" w:type="dxa"/>
            <w:vAlign w:val="center"/>
          </w:tcPr>
          <w:p w14:paraId="3D69FC0F" w14:textId="77777777" w:rsidR="00FF15CA" w:rsidRDefault="00E0189B">
            <w:pPr>
              <w:jc w:val="both"/>
              <w:rPr>
                <w:rFonts w:asciiTheme="minorHAnsi" w:hAnsiTheme="minorHAnsi" w:cstheme="minorHAnsi"/>
                <w:i/>
                <w:color w:val="FF0000"/>
                <w:szCs w:val="24"/>
                <w:lang w:val="es-ES" w:eastAsia="es-ES"/>
              </w:rPr>
            </w:pPr>
            <w:r>
              <w:rPr>
                <w:rFonts w:asciiTheme="minorHAnsi" w:hAnsiTheme="minorHAnsi" w:cstheme="minorHAnsi"/>
                <w:lang w:val="es-ES" w:eastAsia="es-ES"/>
              </w:rPr>
              <w:t>17/10/2026</w:t>
            </w:r>
          </w:p>
        </w:tc>
        <w:tc>
          <w:tcPr>
            <w:tcW w:w="1080" w:type="dxa"/>
            <w:vAlign w:val="center"/>
          </w:tcPr>
          <w:p w14:paraId="25F79A93" w14:textId="77777777" w:rsidR="00FF15CA" w:rsidRDefault="00E0189B">
            <w:pPr>
              <w:jc w:val="both"/>
              <w:rPr>
                <w:rFonts w:asciiTheme="minorHAnsi" w:hAnsiTheme="minorHAnsi" w:cstheme="minorHAnsi"/>
                <w:i/>
                <w:color w:val="FF0000"/>
                <w:szCs w:val="24"/>
                <w:lang w:val="es-ES" w:eastAsia="es-ES"/>
              </w:rPr>
            </w:pPr>
            <w:r>
              <w:rPr>
                <w:rFonts w:asciiTheme="minorHAnsi" w:hAnsiTheme="minorHAnsi" w:cstheme="minorHAnsi"/>
                <w:lang w:val="es-ES" w:eastAsia="es-ES"/>
              </w:rPr>
              <w:t>02</w:t>
            </w:r>
          </w:p>
        </w:tc>
        <w:tc>
          <w:tcPr>
            <w:tcW w:w="3060" w:type="dxa"/>
            <w:vAlign w:val="center"/>
          </w:tcPr>
          <w:p w14:paraId="26F1CC0D" w14:textId="77777777" w:rsidR="00FF15CA" w:rsidRDefault="00E0189B">
            <w:pPr>
              <w:jc w:val="both"/>
              <w:rPr>
                <w:rFonts w:asciiTheme="minorHAnsi" w:hAnsiTheme="minorHAnsi" w:cstheme="minorHAnsi"/>
                <w:i/>
                <w:color w:val="FF0000"/>
                <w:szCs w:val="24"/>
                <w:lang w:val="es-ES" w:eastAsia="es-ES"/>
              </w:rPr>
            </w:pPr>
            <w:r>
              <w:rPr>
                <w:rFonts w:asciiTheme="minorHAnsi" w:hAnsiTheme="minorHAnsi" w:cstheme="minorHAnsi"/>
                <w:lang w:val="es-ES" w:eastAsia="es-ES"/>
              </w:rPr>
              <w:t>Angelo Galindo</w:t>
            </w:r>
          </w:p>
          <w:p w14:paraId="252DCF9D" w14:textId="77777777" w:rsidR="00FF15CA" w:rsidRDefault="00E0189B">
            <w:pPr>
              <w:jc w:val="both"/>
              <w:rPr>
                <w:rFonts w:asciiTheme="minorHAnsi" w:hAnsiTheme="minorHAnsi" w:cstheme="minorHAnsi"/>
                <w:i/>
                <w:color w:val="FF0000"/>
                <w:szCs w:val="24"/>
                <w:lang w:val="es-ES" w:eastAsia="es-ES"/>
              </w:rPr>
            </w:pPr>
            <w:r>
              <w:rPr>
                <w:rFonts w:asciiTheme="minorHAnsi" w:hAnsiTheme="minorHAnsi" w:cstheme="minorHAnsi"/>
                <w:lang w:val="es-ES" w:eastAsia="es-ES"/>
              </w:rPr>
              <w:t>Alejandro Rodríguez</w:t>
            </w:r>
          </w:p>
        </w:tc>
        <w:tc>
          <w:tcPr>
            <w:tcW w:w="3316" w:type="dxa"/>
            <w:vAlign w:val="center"/>
          </w:tcPr>
          <w:p w14:paraId="6982790C" w14:textId="77777777" w:rsidR="00FF15CA" w:rsidRDefault="00E0189B">
            <w:pPr>
              <w:jc w:val="both"/>
              <w:rPr>
                <w:rFonts w:asciiTheme="minorHAnsi" w:hAnsiTheme="minorHAnsi" w:cstheme="minorHAnsi"/>
                <w:i/>
                <w:color w:val="FF0000"/>
                <w:szCs w:val="24"/>
                <w:lang w:val="es-ES" w:eastAsia="es-ES"/>
              </w:rPr>
            </w:pPr>
            <w:r>
              <w:rPr>
                <w:rFonts w:asciiTheme="minorHAnsi" w:hAnsiTheme="minorHAnsi" w:cstheme="minorHAnsi"/>
                <w:lang w:val="es-ES" w:eastAsia="es-ES"/>
              </w:rPr>
              <w:t>Se agrega la prioridad de cada historia (orden de desarrollo) y la semana de la Carta Gantt en que se desarrolla. El criterio del menú por rol de HU01 y HU02 queda parcial hasta E2.</w:t>
            </w:r>
          </w:p>
        </w:tc>
      </w:tr>
    </w:tbl>
    <w:p w14:paraId="122EF2E5"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E28F66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7480FA78"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1315CAE0" w14:textId="77777777" w:rsidR="00C82195" w:rsidRPr="00934F44" w:rsidRDefault="00C82195" w:rsidP="005D79BE">
      <w:pPr>
        <w:spacing w:after="0" w:line="240" w:lineRule="auto"/>
        <w:jc w:val="both"/>
        <w:rPr>
          <w:rFonts w:eastAsia="Times New Roman" w:cstheme="minorHAnsi"/>
          <w:sz w:val="20"/>
          <w:szCs w:val="24"/>
          <w:lang w:val="es-ES" w:eastAsia="es-ES"/>
        </w:rPr>
      </w:pPr>
      <w:r>
        <w:rPr>
          <w:rFonts w:eastAsia="Times New Roman" w:cstheme="minorHAnsi"/>
          <w:sz w:val="20"/>
          <w:szCs w:val="24"/>
          <w:lang w:val="es-ES" w:eastAsia="es-ES"/>
        </w:rPr>
        <w:t xml:space="preserve">Documento validado por las partes en fecha: </w:t>
      </w:r>
      <w:r>
        <w:rPr>
          <w:rFonts w:eastAsia="Times New Roman" w:cstheme="minorHAnsi"/>
          <w:color w:val="FF0000"/>
          <w:sz w:val="20"/>
          <w:szCs w:val="24"/>
          <w:lang w:val="es-ES" w:eastAsia="es-ES"/>
        </w:rPr>
        <w:fldChar w:fldCharType="begin"/>
      </w:r>
      <w:r>
        <w:rPr>
          <w:rFonts w:eastAsia="Times New Roman" w:cstheme="minorHAnsi"/>
          <w:color w:val="FF0000"/>
          <w:sz w:val="20"/>
          <w:szCs w:val="24"/>
          <w:lang w:val="es-ES" w:eastAsia="es-ES"/>
        </w:rPr>
        <w:instrText>MACROBUTTON NoMacro [Fecha]</w:instrText>
      </w:r>
      <w:r>
        <w:rPr>
          <w:rFonts w:eastAsia="Times New Roman" w:cstheme="minorHAnsi"/>
          <w:color w:val="FF0000"/>
          <w:sz w:val="20"/>
          <w:szCs w:val="24"/>
          <w:lang w:val="es-ES" w:eastAsia="es-ES"/>
        </w:rPr>
        <w:fldChar w:fldCharType="end"/>
      </w:r>
    </w:p>
    <w:p w14:paraId="4614C1D3"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55C9C50"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6CE568AD"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7ED96DB" w14:textId="77777777" w:rsidR="00C82195" w:rsidRDefault="000D643C" w:rsidP="00C61DE5">
      <w:pPr>
        <w:pStyle w:val="Ttulo1"/>
      </w:pPr>
      <w:bookmarkStart w:id="1" w:name="_Toc243155758"/>
      <w:r>
        <w:t>Integrantes:</w:t>
      </w:r>
      <w:bookmarkEnd w:id="1"/>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47D8AB24" w14:textId="77777777" w:rsidTr="000D643C">
        <w:tc>
          <w:tcPr>
            <w:tcW w:w="3539" w:type="dxa"/>
            <w:shd w:val="clear" w:color="auto" w:fill="E6E6E6"/>
          </w:tcPr>
          <w:p w14:paraId="30C11984"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7AFC9B24"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5D813228" w14:textId="77777777" w:rsidTr="000D643C">
        <w:trPr>
          <w:trHeight w:val="465"/>
        </w:trPr>
        <w:tc>
          <w:tcPr>
            <w:tcW w:w="3539" w:type="dxa"/>
            <w:vAlign w:val="center"/>
          </w:tcPr>
          <w:p w14:paraId="5E2A4FAE" w14:textId="77777777" w:rsidR="000D643C" w:rsidRDefault="000D643C" w:rsidP="005D79BE">
            <w:pPr>
              <w:jc w:val="both"/>
              <w:rPr>
                <w:rFonts w:cstheme="minorHAnsi"/>
                <w:i/>
                <w:szCs w:val="24"/>
                <w:lang w:val="es-ES" w:eastAsia="es-ES"/>
              </w:rPr>
            </w:pPr>
            <w:r>
              <w:rPr>
                <w:rFonts w:asciiTheme="minorHAnsi" w:hAnsiTheme="minorHAnsi" w:cstheme="minorHAnsi"/>
                <w:lang w:val="es-ES" w:eastAsia="es-ES"/>
              </w:rPr>
              <w:t>Alejandro Rodríguez</w:t>
            </w:r>
          </w:p>
        </w:tc>
        <w:tc>
          <w:tcPr>
            <w:tcW w:w="5275" w:type="dxa"/>
            <w:vAlign w:val="center"/>
          </w:tcPr>
          <w:p w14:paraId="183FAA9E" w14:textId="77777777" w:rsidR="000D643C" w:rsidRPr="00934F44" w:rsidRDefault="000D643C" w:rsidP="005D79BE">
            <w:pPr>
              <w:jc w:val="both"/>
              <w:rPr>
                <w:rFonts w:cstheme="minorHAnsi"/>
                <w:i/>
                <w:szCs w:val="24"/>
                <w:lang w:val="es-ES" w:eastAsia="es-ES"/>
              </w:rPr>
            </w:pPr>
            <w:r>
              <w:rPr>
                <w:rFonts w:asciiTheme="minorHAnsi" w:hAnsiTheme="minorHAnsi" w:cstheme="minorHAnsi"/>
                <w:lang w:val="es-ES" w:eastAsia="es-ES"/>
              </w:rPr>
              <w:t>Project Manager</w:t>
            </w:r>
          </w:p>
        </w:tc>
      </w:tr>
      <w:tr w:rsidR="000D643C" w:rsidRPr="00934F44" w14:paraId="6C61D356" w14:textId="77777777" w:rsidTr="000D643C">
        <w:trPr>
          <w:trHeight w:val="465"/>
        </w:trPr>
        <w:tc>
          <w:tcPr>
            <w:tcW w:w="3539" w:type="dxa"/>
            <w:vAlign w:val="center"/>
          </w:tcPr>
          <w:p w14:paraId="406E22AA" w14:textId="77777777" w:rsidR="000D643C" w:rsidRDefault="000D643C" w:rsidP="005D79BE">
            <w:pPr>
              <w:jc w:val="both"/>
              <w:rPr>
                <w:rFonts w:cstheme="minorHAnsi"/>
                <w:i/>
                <w:szCs w:val="24"/>
                <w:lang w:val="es-ES" w:eastAsia="es-ES"/>
              </w:rPr>
            </w:pPr>
            <w:r>
              <w:rPr>
                <w:rFonts w:asciiTheme="minorHAnsi" w:hAnsiTheme="minorHAnsi" w:cstheme="minorHAnsi"/>
                <w:lang w:val="es-ES" w:eastAsia="es-ES"/>
              </w:rPr>
              <w:t>Angelo Galindo</w:t>
            </w:r>
          </w:p>
        </w:tc>
        <w:tc>
          <w:tcPr>
            <w:tcW w:w="5275" w:type="dxa"/>
            <w:vAlign w:val="center"/>
          </w:tcPr>
          <w:p w14:paraId="5C34B071" w14:textId="77777777" w:rsidR="000D643C" w:rsidRPr="00934F44" w:rsidRDefault="000D643C" w:rsidP="005D79BE">
            <w:pPr>
              <w:jc w:val="both"/>
              <w:rPr>
                <w:rFonts w:cstheme="minorHAnsi"/>
                <w:i/>
                <w:szCs w:val="24"/>
                <w:lang w:val="es-ES" w:eastAsia="es-ES"/>
              </w:rPr>
            </w:pPr>
            <w:r>
              <w:rPr>
                <w:rFonts w:asciiTheme="minorHAnsi" w:hAnsiTheme="minorHAnsi" w:cstheme="minorHAnsi"/>
                <w:lang w:val="es-ES" w:eastAsia="es-ES"/>
              </w:rPr>
              <w:t>QA</w:t>
            </w:r>
          </w:p>
        </w:tc>
      </w:tr>
      <w:tr w:rsidR="000D643C" w:rsidRPr="00934F44" w14:paraId="6CB16F93" w14:textId="77777777" w:rsidTr="000D643C">
        <w:trPr>
          <w:trHeight w:val="465"/>
        </w:trPr>
        <w:tc>
          <w:tcPr>
            <w:tcW w:w="3539" w:type="dxa"/>
            <w:vAlign w:val="center"/>
          </w:tcPr>
          <w:p w14:paraId="7FF586D8" w14:textId="77777777" w:rsidR="000D643C" w:rsidRDefault="000D643C" w:rsidP="005D79BE">
            <w:pPr>
              <w:jc w:val="both"/>
              <w:rPr>
                <w:rFonts w:cstheme="minorHAnsi"/>
                <w:i/>
                <w:szCs w:val="24"/>
                <w:lang w:val="es-ES" w:eastAsia="es-ES"/>
              </w:rPr>
            </w:pPr>
            <w:r>
              <w:rPr>
                <w:rFonts w:asciiTheme="minorHAnsi" w:hAnsiTheme="minorHAnsi" w:cstheme="minorHAnsi"/>
                <w:lang w:val="es-ES" w:eastAsia="es-ES"/>
              </w:rPr>
              <w:t>Diego Carrillo</w:t>
            </w:r>
          </w:p>
        </w:tc>
        <w:tc>
          <w:tcPr>
            <w:tcW w:w="5275" w:type="dxa"/>
            <w:vAlign w:val="center"/>
          </w:tcPr>
          <w:p w14:paraId="09430F5F" w14:textId="77777777" w:rsidR="000D643C" w:rsidRPr="00934F44" w:rsidRDefault="000D643C" w:rsidP="005D79BE">
            <w:pPr>
              <w:jc w:val="both"/>
              <w:rPr>
                <w:rFonts w:cstheme="minorHAnsi"/>
                <w:i/>
                <w:szCs w:val="24"/>
                <w:lang w:val="es-ES" w:eastAsia="es-ES"/>
              </w:rPr>
            </w:pPr>
            <w:r>
              <w:rPr>
                <w:rFonts w:asciiTheme="minorHAnsi" w:hAnsiTheme="minorHAnsi" w:cstheme="minorHAnsi"/>
                <w:lang w:val="es-ES" w:eastAsia="es-ES"/>
              </w:rPr>
              <w:t>Analista de base de datos</w:t>
            </w:r>
          </w:p>
        </w:tc>
      </w:tr>
    </w:tbl>
    <w:p w14:paraId="6E123FDA" w14:textId="77777777" w:rsidR="00B80F3D" w:rsidRPr="00934F44" w:rsidRDefault="00B80F3D" w:rsidP="00C61DE5"/>
    <w:p w14:paraId="4D288C4D" w14:textId="77777777" w:rsidR="001606C0" w:rsidRPr="00934F44" w:rsidRDefault="001606C0" w:rsidP="005D79BE">
      <w:pPr>
        <w:jc w:val="both"/>
        <w:rPr>
          <w:rFonts w:eastAsiaTheme="majorEastAsia" w:cstheme="minorHAnsi"/>
          <w:b/>
          <w:bCs/>
          <w:color w:val="365F91" w:themeColor="accent1" w:themeShade="BF"/>
          <w:sz w:val="28"/>
          <w:szCs w:val="28"/>
        </w:rPr>
      </w:pPr>
      <w:r>
        <w:rPr>
          <w:rFonts w:cstheme="minorHAnsi"/>
        </w:rPr>
        <w:br w:type="page"/>
      </w:r>
    </w:p>
    <w:p w14:paraId="279B346D" w14:textId="77777777" w:rsidR="009B08E6" w:rsidRDefault="009B08E6" w:rsidP="009B08E6">
      <w:pPr>
        <w:pStyle w:val="Ttulo1"/>
        <w:jc w:val="both"/>
        <w:rPr>
          <w:rFonts w:asciiTheme="minorHAnsi" w:hAnsiTheme="minorHAnsi" w:cstheme="minorHAnsi"/>
        </w:rPr>
      </w:pPr>
      <w:bookmarkStart w:id="2" w:name="_Toc243155759"/>
      <w:r>
        <w:rPr>
          <w:rFonts w:asciiTheme="minorHAnsi" w:hAnsiTheme="minorHAnsi" w:cstheme="minorHAnsi"/>
        </w:rPr>
        <w:lastRenderedPageBreak/>
        <w:t>Historias de Usuario</w:t>
      </w:r>
      <w:bookmarkEnd w:id="2"/>
    </w:p>
    <w:p w14:paraId="0836F3E5" w14:textId="77777777" w:rsidR="009B08E6" w:rsidRDefault="009B08E6" w:rsidP="009B08E6">
      <w:pPr>
        <w:pStyle w:val="Ttulo2"/>
      </w:pPr>
      <w:bookmarkStart w:id="3" w:name="_Toc243155760"/>
      <w:r>
        <w:t>HU01 — Iniciar sesión (E1)</w:t>
      </w:r>
      <w:bookmarkEnd w:id="3"/>
    </w:p>
    <w:p w14:paraId="3F3757CE" w14:textId="77777777" w:rsidR="009B08E6" w:rsidRDefault="009B08E6" w:rsidP="009B08E6">
      <w:pPr>
        <w:pStyle w:val="Ttulo3"/>
      </w:pPr>
      <w:r>
        <w:t>Definición</w:t>
      </w:r>
    </w:p>
    <w:p w14:paraId="49305BD8" w14:textId="77777777" w:rsidR="009B08E6" w:rsidRPr="00276999" w:rsidRDefault="009B08E6" w:rsidP="009B08E6">
      <w:pPr>
        <w:rPr>
          <w:lang w:val="es-ES" w:eastAsia="es-ES"/>
        </w:rPr>
      </w:pPr>
      <w:r>
        <w:rPr>
          <w:lang w:val="es-ES" w:eastAsia="es-ES"/>
        </w:rPr>
        <w:t>Como usuario de la planta quiero iniciar sesión con mi nombre de usuario y contraseña para acceder solo a las funciones de mi área.</w:t>
      </w:r>
    </w:p>
    <w:p w14:paraId="5F40376C" w14:textId="77777777" w:rsidR="009B08E6" w:rsidRDefault="009B08E6" w:rsidP="009B08E6">
      <w:pPr>
        <w:pStyle w:val="Ttulo3"/>
      </w:pPr>
      <w:r>
        <w:t>Criterios de Aceptación</w:t>
      </w:r>
    </w:p>
    <w:p w14:paraId="3D9B0ECA" w14:textId="77777777" w:rsidR="009B08E6" w:rsidRDefault="009B08E6" w:rsidP="009B08E6">
      <w:pPr>
        <w:pStyle w:val="Prrafodelista"/>
        <w:numPr>
          <w:ilvl w:val="0"/>
          <w:numId w:val="14"/>
        </w:numPr>
        <w:rPr>
          <w:lang w:val="es-ES" w:eastAsia="es-ES"/>
        </w:rPr>
      </w:pPr>
      <w:r>
        <w:rPr>
          <w:lang w:val="es-ES" w:eastAsia="es-ES"/>
        </w:rPr>
        <w:t>Con credenciales válidas, el sistema entrega un token de acceso y abre el menú que corresponde a mis roles.</w:t>
      </w:r>
      <w:r>
        <w:rPr>
          <w:i/>
          <w:iCs/>
          <w:lang w:val="es-CL"/>
        </w:rPr>
        <w:t xml:space="preserve"> (Parcial, decisión del equipo del 17/10/2026: en E1 la pantalla de inicio solo muestra los roles; el menú con opciones por rol se completa con las primeras pantallas de E2.)</w:t>
      </w:r>
    </w:p>
    <w:p w14:paraId="00932C16" w14:textId="77777777" w:rsidR="009B08E6" w:rsidRDefault="009B08E6" w:rsidP="009B08E6">
      <w:pPr>
        <w:pStyle w:val="Prrafodelista"/>
        <w:numPr>
          <w:ilvl w:val="0"/>
          <w:numId w:val="14"/>
        </w:numPr>
        <w:rPr>
          <w:lang w:val="es-ES" w:eastAsia="es-ES"/>
        </w:rPr>
      </w:pPr>
      <w:r>
        <w:rPr>
          <w:lang w:val="es-ES" w:eastAsia="es-ES"/>
        </w:rPr>
        <w:t>Con usuario o contraseña incorrectos, el sistema muestra el mismo mensaje genérico ("Nombre de usuario o contraseña incorrectos") sin indicar cuál de los dos falló.</w:t>
      </w:r>
    </w:p>
    <w:p w14:paraId="290EED29" w14:textId="77777777" w:rsidR="009B08E6" w:rsidRDefault="009B08E6" w:rsidP="009B08E6">
      <w:pPr>
        <w:pStyle w:val="Prrafodelista"/>
        <w:numPr>
          <w:ilvl w:val="0"/>
          <w:numId w:val="14"/>
        </w:numPr>
        <w:rPr>
          <w:lang w:val="es-ES" w:eastAsia="es-ES"/>
        </w:rPr>
      </w:pPr>
      <w:r>
        <w:rPr>
          <w:lang w:val="es-ES" w:eastAsia="es-ES"/>
        </w:rPr>
        <w:t>Un usuario desactivado no puede iniciar sesión, y recibe el mismo mensaje genérico (401), para no revelar qué cuentas existen.</w:t>
      </w:r>
    </w:p>
    <w:p w14:paraId="3CACF4F8" w14:textId="77777777" w:rsidR="009B08E6" w:rsidRDefault="009B08E6" w:rsidP="009B08E6">
      <w:pPr>
        <w:pStyle w:val="Prrafodelista"/>
        <w:numPr>
          <w:ilvl w:val="0"/>
          <w:numId w:val="14"/>
        </w:numPr>
        <w:rPr>
          <w:lang w:val="es-ES" w:eastAsia="es-ES"/>
        </w:rPr>
      </w:pPr>
      <w:r>
        <w:rPr>
          <w:lang w:val="es-ES" w:eastAsia="es-ES"/>
        </w:rPr>
        <w:t>Las contraseñas se guardan en la base solo como hash (bcrypt), nunca en texto plano.</w:t>
      </w:r>
    </w:p>
    <w:p w14:paraId="523EA07A" w14:textId="77777777" w:rsidR="009B08E6" w:rsidRDefault="009B08E6" w:rsidP="009B08E6">
      <w:pPr>
        <w:pStyle w:val="Prrafodelista"/>
        <w:numPr>
          <w:ilvl w:val="0"/>
          <w:numId w:val="14"/>
        </w:numPr>
        <w:rPr>
          <w:lang w:val="es-ES" w:eastAsia="es-ES"/>
        </w:rPr>
      </w:pPr>
      <w:r>
        <w:rPr>
          <w:lang w:val="es-ES" w:eastAsia="es-ES"/>
        </w:rPr>
        <w:t>(Etapa posterior.) Cuando el token de acceso vence, el sistema lo renueva con el token de renovación (refresh token) sin pedir de nuevo la contraseña. Mientras no exista, el token de acceso dura 30 minutos y después se vuelve a iniciar sesión.</w:t>
      </w:r>
    </w:p>
    <w:p w14:paraId="479F4A54" w14:textId="77777777" w:rsidR="009B08E6" w:rsidRDefault="009B08E6" w:rsidP="009B08E6">
      <w:pPr>
        <w:pStyle w:val="Ttulo2"/>
      </w:pPr>
      <w:bookmarkStart w:id="4" w:name="_Toc243155761"/>
      <w:r>
        <w:t>HU02 — Consultar mi perfil y ver el menú según mi rol (E1)</w:t>
      </w:r>
      <w:bookmarkEnd w:id="4"/>
    </w:p>
    <w:p w14:paraId="44F34278" w14:textId="77777777" w:rsidR="009B08E6" w:rsidRDefault="009B08E6" w:rsidP="009B08E6">
      <w:pPr>
        <w:pStyle w:val="Ttulo3"/>
      </w:pPr>
      <w:r>
        <w:t>Definición</w:t>
      </w:r>
    </w:p>
    <w:p w14:paraId="4349DA26" w14:textId="77777777" w:rsidR="009B08E6" w:rsidRPr="00276999" w:rsidRDefault="009B08E6" w:rsidP="009B08E6">
      <w:pPr>
        <w:rPr>
          <w:lang w:val="es-ES" w:eastAsia="es-ES"/>
        </w:rPr>
      </w:pPr>
      <w:r>
        <w:rPr>
          <w:lang w:val="es-ES" w:eastAsia="es-ES"/>
        </w:rPr>
        <w:t>Como usuario autenticado quiero ver mi nombre y mis roles para confirmar con qué permisos estoy trabajando.</w:t>
      </w:r>
    </w:p>
    <w:p w14:paraId="0342B482" w14:textId="77777777" w:rsidR="009B08E6" w:rsidRDefault="009B08E6" w:rsidP="009B08E6">
      <w:pPr>
        <w:pStyle w:val="Ttulo3"/>
      </w:pPr>
      <w:r>
        <w:t>Criterios de Aceptación</w:t>
      </w:r>
    </w:p>
    <w:p w14:paraId="31138464" w14:textId="77777777" w:rsidR="009B08E6" w:rsidRDefault="009B08E6" w:rsidP="009B08E6">
      <w:pPr>
        <w:pStyle w:val="Prrafodelista"/>
        <w:numPr>
          <w:ilvl w:val="0"/>
          <w:numId w:val="14"/>
        </w:numPr>
        <w:rPr>
          <w:lang w:val="es-ES" w:eastAsia="es-ES"/>
        </w:rPr>
      </w:pPr>
      <w:r>
        <w:rPr>
          <w:lang w:val="es-ES" w:eastAsia="es-ES"/>
        </w:rPr>
        <w:t>La pantalla de perfil muestra nombre completo, nombre de usuario y roles, pero nunca la contraseña ni su hash.</w:t>
      </w:r>
    </w:p>
    <w:p w14:paraId="54CACDC4" w14:textId="77777777" w:rsidR="009B08E6" w:rsidRDefault="009B08E6" w:rsidP="009B08E6">
      <w:pPr>
        <w:pStyle w:val="Prrafodelista"/>
        <w:numPr>
          <w:ilvl w:val="0"/>
          <w:numId w:val="14"/>
        </w:numPr>
        <w:rPr>
          <w:lang w:val="es-ES" w:eastAsia="es-ES"/>
        </w:rPr>
      </w:pPr>
      <w:r>
        <w:rPr>
          <w:lang w:val="es-ES" w:eastAsia="es-ES"/>
        </w:rPr>
        <w:t>El menú solo muestra las opciones permitidas para mis roles.</w:t>
      </w:r>
      <w:r>
        <w:rPr>
          <w:i/>
          <w:iCs/>
          <w:lang w:val="es-CL"/>
        </w:rPr>
        <w:t xml:space="preserve"> (Parcial, decisión del equipo del 17/10/2026: en E1 la pantalla de inicio solo muestra los roles; el menú con opciones por rol se completa con las primeras pantallas de E2.)</w:t>
      </w:r>
    </w:p>
    <w:p w14:paraId="0344B618" w14:textId="77777777" w:rsidR="009B08E6" w:rsidRDefault="009B08E6" w:rsidP="009B08E6">
      <w:pPr>
        <w:pStyle w:val="Prrafodelista"/>
        <w:numPr>
          <w:ilvl w:val="0"/>
          <w:numId w:val="14"/>
        </w:numPr>
        <w:rPr>
          <w:lang w:val="es-ES" w:eastAsia="es-ES"/>
        </w:rPr>
      </w:pPr>
      <w:r>
        <w:rPr>
          <w:lang w:val="es-ES" w:eastAsia="es-ES"/>
        </w:rPr>
        <w:t>Si el token venció, el sistema me pide iniciar sesión de nuevo.</w:t>
      </w:r>
    </w:p>
    <w:p w14:paraId="7E0A5AAE" w14:textId="77777777" w:rsidR="009B08E6" w:rsidRDefault="009B08E6" w:rsidP="009B08E6">
      <w:pPr>
        <w:pStyle w:val="Ttulo2"/>
      </w:pPr>
      <w:bookmarkStart w:id="5" w:name="_Toc243155762"/>
      <w:r>
        <w:t>HU03 — Crear usuarios (E1)</w:t>
      </w:r>
      <w:bookmarkEnd w:id="5"/>
    </w:p>
    <w:p w14:paraId="6E45CC9B" w14:textId="77777777" w:rsidR="009B08E6" w:rsidRDefault="009B08E6" w:rsidP="009B08E6">
      <w:pPr>
        <w:pStyle w:val="Ttulo3"/>
      </w:pPr>
      <w:r>
        <w:t>Definición</w:t>
      </w:r>
    </w:p>
    <w:p w14:paraId="06C74FC5" w14:textId="77777777" w:rsidR="009B08E6" w:rsidRPr="00276999" w:rsidRDefault="009B08E6" w:rsidP="009B08E6">
      <w:pPr>
        <w:rPr>
          <w:lang w:val="es-ES" w:eastAsia="es-ES"/>
        </w:rPr>
      </w:pPr>
      <w:r>
        <w:rPr>
          <w:lang w:val="es-ES" w:eastAsia="es-ES"/>
        </w:rPr>
        <w:t>Como administrador quiero crear cuentas de usuario y asignarles uno o más roles para controlar quién accede a cada función.</w:t>
      </w:r>
    </w:p>
    <w:p w14:paraId="274BFCFA" w14:textId="77777777" w:rsidR="009B08E6" w:rsidRDefault="009B08E6" w:rsidP="009B08E6">
      <w:pPr>
        <w:pStyle w:val="Ttulo3"/>
      </w:pPr>
      <w:r>
        <w:lastRenderedPageBreak/>
        <w:t>Criterios de Aceptación</w:t>
      </w:r>
    </w:p>
    <w:p w14:paraId="2934D671" w14:textId="77777777" w:rsidR="009B08E6" w:rsidRDefault="009B08E6" w:rsidP="009B08E6">
      <w:pPr>
        <w:pStyle w:val="Prrafodelista"/>
        <w:numPr>
          <w:ilvl w:val="0"/>
          <w:numId w:val="14"/>
        </w:numPr>
        <w:rPr>
          <w:lang w:val="es-ES" w:eastAsia="es-ES"/>
        </w:rPr>
      </w:pPr>
      <w:r>
        <w:rPr>
          <w:lang w:val="es-ES" w:eastAsia="es-ES"/>
        </w:rPr>
        <w:t>Es obligatorio asignar al menos un rol.</w:t>
      </w:r>
    </w:p>
    <w:p w14:paraId="6B137BCC" w14:textId="77777777" w:rsidR="009B08E6" w:rsidRDefault="009B08E6" w:rsidP="009B08E6">
      <w:pPr>
        <w:pStyle w:val="Prrafodelista"/>
        <w:numPr>
          <w:ilvl w:val="0"/>
          <w:numId w:val="14"/>
        </w:numPr>
        <w:rPr>
          <w:lang w:val="es-ES" w:eastAsia="es-ES"/>
        </w:rPr>
      </w:pPr>
      <w:r>
        <w:rPr>
          <w:lang w:val="es-ES" w:eastAsia="es-ES"/>
        </w:rPr>
        <w:t>No se puede repetir un nombre de usuario ya existente.</w:t>
      </w:r>
    </w:p>
    <w:p w14:paraId="65813DA3" w14:textId="77777777" w:rsidR="009B08E6" w:rsidRDefault="009B08E6" w:rsidP="009B08E6">
      <w:pPr>
        <w:pStyle w:val="Prrafodelista"/>
        <w:numPr>
          <w:ilvl w:val="0"/>
          <w:numId w:val="14"/>
        </w:numPr>
        <w:rPr>
          <w:lang w:val="es-ES" w:eastAsia="es-ES"/>
        </w:rPr>
      </w:pPr>
      <w:r>
        <w:rPr>
          <w:lang w:val="es-ES" w:eastAsia="es-ES"/>
        </w:rPr>
        <w:t>La contraseña debe tener al menos 8 caracteres.</w:t>
      </w:r>
    </w:p>
    <w:p w14:paraId="2A269239" w14:textId="77777777" w:rsidR="009B08E6" w:rsidRDefault="009B08E6" w:rsidP="009B08E6">
      <w:pPr>
        <w:pStyle w:val="Prrafodelista"/>
        <w:numPr>
          <w:ilvl w:val="0"/>
          <w:numId w:val="14"/>
        </w:numPr>
        <w:rPr>
          <w:lang w:val="es-ES" w:eastAsia="es-ES"/>
        </w:rPr>
      </w:pPr>
      <w:r>
        <w:rPr>
          <w:lang w:val="es-ES" w:eastAsia="es-ES"/>
        </w:rPr>
        <w:t>Un usuario que no es administrador recibe un error 403 al intentarlo.</w:t>
      </w:r>
    </w:p>
    <w:p w14:paraId="24C45FCA" w14:textId="77777777" w:rsidR="009B08E6" w:rsidRDefault="009B08E6" w:rsidP="009B08E6">
      <w:pPr>
        <w:pStyle w:val="Ttulo2"/>
      </w:pPr>
      <w:bookmarkStart w:id="6" w:name="_Toc243155763"/>
      <w:r>
        <w:t>HU04 — Editar, activar y desactivar usuarios (E1)</w:t>
      </w:r>
      <w:bookmarkEnd w:id="6"/>
    </w:p>
    <w:p w14:paraId="1C9B7C03" w14:textId="77777777" w:rsidR="009B08E6" w:rsidRDefault="009B08E6" w:rsidP="009B08E6">
      <w:pPr>
        <w:pStyle w:val="Ttulo3"/>
      </w:pPr>
      <w:r>
        <w:t>Definición</w:t>
      </w:r>
    </w:p>
    <w:p w14:paraId="13F13857" w14:textId="77777777" w:rsidR="009B08E6" w:rsidRPr="00276999" w:rsidRDefault="009B08E6" w:rsidP="009B08E6">
      <w:pPr>
        <w:rPr>
          <w:lang w:val="es-ES" w:eastAsia="es-ES"/>
        </w:rPr>
      </w:pPr>
      <w:r>
        <w:rPr>
          <w:lang w:val="es-ES" w:eastAsia="es-ES"/>
        </w:rPr>
        <w:t>Como administrador quiero editar los datos y roles de un usuario, y activarlo o desactivarlo, para mantener el acceso al día sin perder su historial.</w:t>
      </w:r>
    </w:p>
    <w:p w14:paraId="280B0C64" w14:textId="77777777" w:rsidR="009B08E6" w:rsidRDefault="009B08E6" w:rsidP="009B08E6">
      <w:pPr>
        <w:pStyle w:val="Ttulo3"/>
      </w:pPr>
      <w:r>
        <w:t>Criterios de Aceptación</w:t>
      </w:r>
    </w:p>
    <w:p w14:paraId="4AE7274D" w14:textId="77777777" w:rsidR="009B08E6" w:rsidRDefault="009B08E6" w:rsidP="009B08E6">
      <w:pPr>
        <w:pStyle w:val="Prrafodelista"/>
        <w:numPr>
          <w:ilvl w:val="0"/>
          <w:numId w:val="14"/>
        </w:numPr>
        <w:rPr>
          <w:lang w:val="es-ES" w:eastAsia="es-ES"/>
        </w:rPr>
      </w:pPr>
      <w:r>
        <w:rPr>
          <w:lang w:val="es-ES" w:eastAsia="es-ES"/>
        </w:rPr>
        <w:t>Puedo cambiar el nombre completo, los roles y el estado activo por separado.</w:t>
      </w:r>
    </w:p>
    <w:p w14:paraId="20DBA00C" w14:textId="77777777" w:rsidR="009B08E6" w:rsidRDefault="009B08E6" w:rsidP="009B08E6">
      <w:pPr>
        <w:pStyle w:val="Prrafodelista"/>
        <w:numPr>
          <w:ilvl w:val="0"/>
          <w:numId w:val="14"/>
        </w:numPr>
        <w:rPr>
          <w:lang w:val="es-ES" w:eastAsia="es-ES"/>
        </w:rPr>
      </w:pPr>
      <w:r>
        <w:rPr>
          <w:lang w:val="es-ES" w:eastAsia="es-ES"/>
        </w:rPr>
        <w:t>Al desactivar un usuario, este deja de poder iniciar sesión, pero sus registros siguen existiendo.</w:t>
      </w:r>
    </w:p>
    <w:p w14:paraId="2497B57E" w14:textId="77777777" w:rsidR="009B08E6" w:rsidRDefault="009B08E6" w:rsidP="009B08E6">
      <w:pPr>
        <w:pStyle w:val="Prrafodelista"/>
        <w:numPr>
          <w:ilvl w:val="0"/>
          <w:numId w:val="14"/>
        </w:numPr>
        <w:rPr>
          <w:lang w:val="es-ES" w:eastAsia="es-ES"/>
        </w:rPr>
      </w:pPr>
      <w:r>
        <w:rPr>
          <w:lang w:val="es-ES" w:eastAsia="es-ES"/>
        </w:rPr>
        <w:t>Una edición no puede dejar a un usuario sin ningún rol.</w:t>
      </w:r>
    </w:p>
    <w:p w14:paraId="6B1A6109" w14:textId="77777777" w:rsidR="009B08E6" w:rsidRDefault="009B08E6" w:rsidP="009B08E6">
      <w:pPr>
        <w:pStyle w:val="Ttulo2"/>
      </w:pPr>
      <w:bookmarkStart w:id="7" w:name="_Toc243155764"/>
      <w:r>
        <w:t>HU05 — Listar usuarios (E1)</w:t>
      </w:r>
      <w:bookmarkEnd w:id="7"/>
    </w:p>
    <w:p w14:paraId="6E09944C" w14:textId="77777777" w:rsidR="009B08E6" w:rsidRDefault="009B08E6" w:rsidP="009B08E6">
      <w:pPr>
        <w:pStyle w:val="Ttulo3"/>
      </w:pPr>
      <w:r>
        <w:t>Definición</w:t>
      </w:r>
    </w:p>
    <w:p w14:paraId="008B1589" w14:textId="77777777" w:rsidR="009B08E6" w:rsidRPr="00276999" w:rsidRDefault="009B08E6" w:rsidP="009B08E6">
      <w:pPr>
        <w:rPr>
          <w:lang w:val="es-ES" w:eastAsia="es-ES"/>
        </w:rPr>
      </w:pPr>
      <w:r>
        <w:rPr>
          <w:lang w:val="es-ES" w:eastAsia="es-ES"/>
        </w:rPr>
        <w:t>Como administrador quiero ver la lista de usuarios con sus roles y su estado para revisar quién tiene acceso al sistema.</w:t>
      </w:r>
    </w:p>
    <w:p w14:paraId="72C5C7DD" w14:textId="77777777" w:rsidR="009B08E6" w:rsidRDefault="009B08E6" w:rsidP="009B08E6">
      <w:pPr>
        <w:pStyle w:val="Ttulo3"/>
      </w:pPr>
      <w:r>
        <w:t>Criterios de Aceptación</w:t>
      </w:r>
    </w:p>
    <w:p w14:paraId="289151BD" w14:textId="77777777" w:rsidR="009B08E6" w:rsidRDefault="009B08E6" w:rsidP="009B08E6">
      <w:pPr>
        <w:pStyle w:val="Prrafodelista"/>
        <w:numPr>
          <w:ilvl w:val="0"/>
          <w:numId w:val="14"/>
        </w:numPr>
        <w:rPr>
          <w:lang w:val="es-ES" w:eastAsia="es-ES"/>
        </w:rPr>
      </w:pPr>
      <w:r>
        <w:rPr>
          <w:lang w:val="es-ES" w:eastAsia="es-ES"/>
        </w:rPr>
        <w:t>La lista muestra nombre de usuario, nombre completo, roles y estado.</w:t>
      </w:r>
    </w:p>
    <w:p w14:paraId="69F9869D" w14:textId="77777777" w:rsidR="009B08E6" w:rsidRDefault="009B08E6" w:rsidP="009B08E6">
      <w:pPr>
        <w:pStyle w:val="Prrafodelista"/>
        <w:numPr>
          <w:ilvl w:val="0"/>
          <w:numId w:val="14"/>
        </w:numPr>
        <w:rPr>
          <w:lang w:val="es-ES" w:eastAsia="es-ES"/>
        </w:rPr>
      </w:pPr>
      <w:r>
        <w:rPr>
          <w:lang w:val="es-ES" w:eastAsia="es-ES"/>
        </w:rPr>
        <w:t>Puedo filtrar por estado (activo o inactivo).</w:t>
      </w:r>
    </w:p>
    <w:p w14:paraId="24AE35C4" w14:textId="77777777" w:rsidR="009B08E6" w:rsidRDefault="009B08E6" w:rsidP="009B08E6">
      <w:pPr>
        <w:pStyle w:val="Prrafodelista"/>
        <w:numPr>
          <w:ilvl w:val="0"/>
          <w:numId w:val="14"/>
        </w:numPr>
        <w:rPr>
          <w:lang w:val="es-ES" w:eastAsia="es-ES"/>
        </w:rPr>
      </w:pPr>
      <w:r>
        <w:rPr>
          <w:lang w:val="es-ES" w:eastAsia="es-ES"/>
        </w:rPr>
        <w:t>Solo el administrador puede ver esta lista.</w:t>
      </w:r>
    </w:p>
    <w:p w14:paraId="4A5155ED" w14:textId="77777777" w:rsidR="009B08E6" w:rsidRDefault="009B08E6" w:rsidP="009B08E6">
      <w:pPr>
        <w:pStyle w:val="Ttulo2"/>
      </w:pPr>
      <w:bookmarkStart w:id="8" w:name="_Toc243155765"/>
      <w:r>
        <w:t>HU06 — Restringir el acceso por rol (E1)</w:t>
      </w:r>
      <w:bookmarkEnd w:id="8"/>
    </w:p>
    <w:p w14:paraId="2D5A4801" w14:textId="77777777" w:rsidR="009B08E6" w:rsidRDefault="009B08E6" w:rsidP="009B08E6">
      <w:pPr>
        <w:pStyle w:val="Ttulo3"/>
      </w:pPr>
      <w:r>
        <w:t>Definición</w:t>
      </w:r>
    </w:p>
    <w:p w14:paraId="7B891F35" w14:textId="77777777" w:rsidR="009B08E6" w:rsidRPr="00276999" w:rsidRDefault="009B08E6" w:rsidP="009B08E6">
      <w:pPr>
        <w:rPr>
          <w:lang w:val="es-ES" w:eastAsia="es-ES"/>
        </w:rPr>
      </w:pPr>
      <w:r>
        <w:rPr>
          <w:lang w:val="es-ES" w:eastAsia="es-ES"/>
        </w:rPr>
        <w:t>Como administrador quiero que cada función del sistema exija el rol correspondiente para que nadie pueda modificar información de otra área.</w:t>
      </w:r>
    </w:p>
    <w:p w14:paraId="567F3415" w14:textId="77777777" w:rsidR="009B08E6" w:rsidRDefault="009B08E6" w:rsidP="009B08E6">
      <w:pPr>
        <w:pStyle w:val="Ttulo3"/>
      </w:pPr>
      <w:r>
        <w:t>Criterios de Aceptación</w:t>
      </w:r>
    </w:p>
    <w:p w14:paraId="68FDDEF8" w14:textId="77777777" w:rsidR="009B08E6" w:rsidRDefault="009B08E6" w:rsidP="009B08E6">
      <w:pPr>
        <w:pStyle w:val="Prrafodelista"/>
        <w:numPr>
          <w:ilvl w:val="0"/>
          <w:numId w:val="14"/>
        </w:numPr>
        <w:rPr>
          <w:lang w:val="es-ES" w:eastAsia="es-ES"/>
        </w:rPr>
      </w:pPr>
      <w:r>
        <w:rPr>
          <w:lang w:val="es-ES" w:eastAsia="es-ES"/>
        </w:rPr>
        <w:t>Una petición sin token o con un token inválido recibe un error 401.</w:t>
      </w:r>
    </w:p>
    <w:p w14:paraId="6E5FCC06" w14:textId="77777777" w:rsidR="009B08E6" w:rsidRDefault="009B08E6" w:rsidP="009B08E6">
      <w:pPr>
        <w:pStyle w:val="Prrafodelista"/>
        <w:numPr>
          <w:ilvl w:val="0"/>
          <w:numId w:val="14"/>
        </w:numPr>
        <w:rPr>
          <w:lang w:val="es-ES" w:eastAsia="es-ES"/>
        </w:rPr>
      </w:pPr>
      <w:r>
        <w:rPr>
          <w:lang w:val="es-ES" w:eastAsia="es-ES"/>
        </w:rPr>
        <w:t>Una petición con un rol no permitido recibe un error 403, sin mostrar ningún dato parcial.</w:t>
      </w:r>
    </w:p>
    <w:p w14:paraId="6C22ECA7" w14:textId="77777777" w:rsidR="009B08E6" w:rsidRDefault="009B08E6" w:rsidP="009B08E6">
      <w:pPr>
        <w:pStyle w:val="Prrafodelista"/>
        <w:numPr>
          <w:ilvl w:val="0"/>
          <w:numId w:val="14"/>
        </w:numPr>
        <w:rPr>
          <w:lang w:val="es-ES" w:eastAsia="es-ES"/>
        </w:rPr>
      </w:pPr>
      <w:r>
        <w:rPr>
          <w:lang w:val="es-ES" w:eastAsia="es-ES"/>
        </w:rPr>
        <w:t>Los permisos se revisan contra la base de datos en cada petición, no solo contra el contenido del token.</w:t>
      </w:r>
    </w:p>
    <w:p w14:paraId="12DDA0DB" w14:textId="77777777" w:rsidR="009B08E6" w:rsidRDefault="009B08E6" w:rsidP="009B08E6">
      <w:pPr>
        <w:pStyle w:val="Prrafodelista"/>
        <w:numPr>
          <w:ilvl w:val="0"/>
          <w:numId w:val="14"/>
        </w:numPr>
        <w:rPr>
          <w:lang w:val="es-ES" w:eastAsia="es-ES"/>
        </w:rPr>
      </w:pPr>
      <w:r>
        <w:rPr>
          <w:lang w:val="es-ES" w:eastAsia="es-ES"/>
        </w:rPr>
        <w:t>Ningún cliente se conecta directamente a la base de datos: todo pasa por la API.</w:t>
      </w:r>
    </w:p>
    <w:p w14:paraId="5B70B179" w14:textId="77777777" w:rsidR="009B08E6" w:rsidRDefault="009B08E6" w:rsidP="009B08E6">
      <w:pPr>
        <w:pStyle w:val="Ttulo2"/>
      </w:pPr>
      <w:bookmarkStart w:id="9" w:name="_Toc243155766"/>
      <w:r>
        <w:lastRenderedPageBreak/>
        <w:t>HU07 — Gestionar productores (E2)</w:t>
      </w:r>
      <w:bookmarkEnd w:id="9"/>
    </w:p>
    <w:p w14:paraId="0D55467A" w14:textId="77777777" w:rsidR="009B08E6" w:rsidRDefault="009B08E6" w:rsidP="009B08E6">
      <w:pPr>
        <w:pStyle w:val="Ttulo3"/>
      </w:pPr>
      <w:r>
        <w:t>Definición</w:t>
      </w:r>
    </w:p>
    <w:p w14:paraId="1B7D6FCB" w14:textId="77777777" w:rsidR="009B08E6" w:rsidRPr="00276999" w:rsidRDefault="009B08E6" w:rsidP="009B08E6">
      <w:pPr>
        <w:rPr>
          <w:lang w:val="es-ES" w:eastAsia="es-ES"/>
        </w:rPr>
      </w:pPr>
      <w:r>
        <w:rPr>
          <w:lang w:val="es-ES" w:eastAsia="es-ES"/>
        </w:rPr>
        <w:t>Como administrador quiero registrar, editar y desactivar productores para que las recepciones solo se hagan a productores válidos.</w:t>
      </w:r>
    </w:p>
    <w:p w14:paraId="36367E70" w14:textId="77777777" w:rsidR="009B08E6" w:rsidRDefault="009B08E6" w:rsidP="009B08E6">
      <w:pPr>
        <w:pStyle w:val="Ttulo3"/>
      </w:pPr>
      <w:r>
        <w:t>Criterios de Aceptación</w:t>
      </w:r>
    </w:p>
    <w:p w14:paraId="639D514C" w14:textId="77777777" w:rsidR="009B08E6" w:rsidRDefault="009B08E6" w:rsidP="009B08E6">
      <w:pPr>
        <w:pStyle w:val="Prrafodelista"/>
        <w:numPr>
          <w:ilvl w:val="0"/>
          <w:numId w:val="14"/>
        </w:numPr>
        <w:rPr>
          <w:lang w:val="es-ES" w:eastAsia="es-ES"/>
        </w:rPr>
      </w:pPr>
      <w:r>
        <w:rPr>
          <w:lang w:val="es-ES" w:eastAsia="es-ES"/>
        </w:rPr>
        <w:t>El RUT se valida con el dígito verificador (Módulo 11) al ingresarlo.</w:t>
      </w:r>
    </w:p>
    <w:p w14:paraId="2544BCCF" w14:textId="77777777" w:rsidR="009B08E6" w:rsidRDefault="009B08E6" w:rsidP="009B08E6">
      <w:pPr>
        <w:pStyle w:val="Prrafodelista"/>
        <w:numPr>
          <w:ilvl w:val="0"/>
          <w:numId w:val="14"/>
        </w:numPr>
        <w:rPr>
          <w:lang w:val="es-ES" w:eastAsia="es-ES"/>
        </w:rPr>
      </w:pPr>
      <w:r>
        <w:rPr>
          <w:lang w:val="es-ES" w:eastAsia="es-ES"/>
        </w:rPr>
        <w:t>No se permiten dos productores con el mismo RUT.</w:t>
      </w:r>
    </w:p>
    <w:p w14:paraId="590C0FC3" w14:textId="77777777" w:rsidR="009B08E6" w:rsidRDefault="009B08E6" w:rsidP="009B08E6">
      <w:pPr>
        <w:pStyle w:val="Prrafodelista"/>
        <w:numPr>
          <w:ilvl w:val="0"/>
          <w:numId w:val="14"/>
        </w:numPr>
        <w:rPr>
          <w:lang w:val="es-ES" w:eastAsia="es-ES"/>
        </w:rPr>
      </w:pPr>
      <w:r>
        <w:rPr>
          <w:lang w:val="es-ES" w:eastAsia="es-ES"/>
        </w:rPr>
        <w:t>Un productor desactivado no aparece en recepción, pero su historial se conserva.</w:t>
      </w:r>
    </w:p>
    <w:p w14:paraId="3EC59F61" w14:textId="77777777" w:rsidR="009B08E6" w:rsidRDefault="009B08E6" w:rsidP="009B08E6">
      <w:pPr>
        <w:pStyle w:val="Prrafodelista"/>
        <w:numPr>
          <w:ilvl w:val="0"/>
          <w:numId w:val="14"/>
        </w:numPr>
        <w:rPr>
          <w:lang w:val="es-ES" w:eastAsia="es-ES"/>
        </w:rPr>
      </w:pPr>
      <w:r>
        <w:rPr>
          <w:lang w:val="es-ES" w:eastAsia="es-ES"/>
        </w:rPr>
        <w:t>Cada creación o edición queda registrada en la auditoría.</w:t>
      </w:r>
    </w:p>
    <w:p w:rsidR="009B08E6" w:rsidRDefault="009B08E6" w:rsidP="009B08E6">
      <w:pPr>
        <w:pStyle w:val="Prrafodelista"/>
        <w:numPr>
          <w:ilvl w:val="0"/>
          <w:numId w:val="14"/>
        </w:numPr>
        <w:rPr>
          <w:ins w:id="9101" w:author="Alejandro Rodríguez" w:date="2026-10-31T12:00:00Z"/>
          <w:lang w:val="es-ES" w:eastAsia="es-ES"/>
        </w:rPr>
      </w:pPr>
      <w:ins w:id="9102" w:author="Alejandro Rodríguez" w:date="2026-10-31T12:00:00Z">
        <w:r>
          <w:rPr>
            <w:lang w:val="es-ES" w:eastAsia="es-ES"/>
          </w:rPr>
          <w:t xml:space="preserve">Cada productor tiene un código correlativo único, asignado por el sistema, que no se reutiliza (decisión del 31/10/2026; se agrega al inicio de E3).</w:t>
        </w:r>
      </w:ins>
    </w:p>
    <w:p w14:paraId="3E802986" w14:textId="77777777" w:rsidR="009B08E6" w:rsidRDefault="009B08E6" w:rsidP="009B08E6">
      <w:pPr>
        <w:pStyle w:val="Ttulo2"/>
      </w:pPr>
      <w:bookmarkStart w:id="10" w:name="_Toc243155767"/>
      <w:r>
        <w:t>HU08 — Gestionar especies y variedades (E2)</w:t>
      </w:r>
      <w:bookmarkEnd w:id="10"/>
    </w:p>
    <w:p w14:paraId="55C5D8FD" w14:textId="77777777" w:rsidR="009B08E6" w:rsidRDefault="009B08E6" w:rsidP="009B08E6">
      <w:pPr>
        <w:pStyle w:val="Ttulo3"/>
      </w:pPr>
      <w:r>
        <w:t>Definición</w:t>
      </w:r>
    </w:p>
    <w:p w14:paraId="22223D8D" w14:textId="77777777" w:rsidR="009B08E6" w:rsidRPr="00276999" w:rsidRDefault="009B08E6" w:rsidP="009B08E6">
      <w:pPr>
        <w:rPr>
          <w:lang w:val="es-ES" w:eastAsia="es-ES"/>
        </w:rPr>
      </w:pPr>
      <w:r>
        <w:rPr>
          <w:lang w:val="es-ES" w:eastAsia="es-ES"/>
        </w:rPr>
        <w:t>Como administrador quiero mantener las especies y sus variedades para clasificar correctamente la fruta recibida.</w:t>
      </w:r>
    </w:p>
    <w:p w14:paraId="16A00352" w14:textId="77777777" w:rsidR="009B08E6" w:rsidRDefault="009B08E6" w:rsidP="009B08E6">
      <w:pPr>
        <w:pStyle w:val="Ttulo3"/>
      </w:pPr>
      <w:r>
        <w:t>Criterios de Aceptación</w:t>
      </w:r>
    </w:p>
    <w:p w14:paraId="13AC2401" w14:textId="77777777" w:rsidR="009B08E6" w:rsidRDefault="009B08E6" w:rsidP="009B08E6">
      <w:pPr>
        <w:pStyle w:val="Prrafodelista"/>
        <w:numPr>
          <w:ilvl w:val="0"/>
          <w:numId w:val="14"/>
        </w:numPr>
        <w:rPr>
          <w:lang w:val="es-ES" w:eastAsia="es-ES"/>
        </w:rPr>
      </w:pPr>
      <w:r>
        <w:rPr>
          <w:lang w:val="es-ES" w:eastAsia="es-ES"/>
        </w:rPr>
        <w:t>Cada variedad pertenece a una sola especie.</w:t>
      </w:r>
    </w:p>
    <w:p w14:paraId="4DEDEB37" w14:textId="77777777" w:rsidR="009B08E6" w:rsidRDefault="009B08E6" w:rsidP="009B08E6">
      <w:pPr>
        <w:pStyle w:val="Prrafodelista"/>
        <w:numPr>
          <w:ilvl w:val="0"/>
          <w:numId w:val="14"/>
        </w:numPr>
        <w:rPr>
          <w:lang w:val="es-ES" w:eastAsia="es-ES"/>
        </w:rPr>
      </w:pPr>
      <w:r>
        <w:rPr>
          <w:lang w:val="es-ES" w:eastAsia="es-ES"/>
        </w:rPr>
        <w:t>No se repite el nombre de una especie ni el de una variedad dentro de la misma especie.</w:t>
      </w:r>
    </w:p>
    <w:p w14:paraId="3B65874E" w14:textId="77777777" w:rsidR="009B08E6" w:rsidRDefault="009B08E6" w:rsidP="009B08E6">
      <w:pPr>
        <w:pStyle w:val="Prrafodelista"/>
        <w:numPr>
          <w:ilvl w:val="0"/>
          <w:numId w:val="14"/>
        </w:numPr>
        <w:rPr>
          <w:lang w:val="es-ES" w:eastAsia="es-ES"/>
        </w:rPr>
      </w:pPr>
      <w:r>
        <w:rPr>
          <w:lang w:val="es-ES" w:eastAsia="es-ES"/>
        </w:rPr>
        <w:t>No se puede desactivar una especie que tenga variedades activas.</w:t>
      </w:r>
    </w:p>
    <w:p w14:paraId="41048B82" w14:textId="77777777" w:rsidR="009B08E6" w:rsidRDefault="009B08E6" w:rsidP="009B08E6">
      <w:pPr>
        <w:pStyle w:val="Ttulo2"/>
      </w:pPr>
      <w:bookmarkStart w:id="11" w:name="_Toc243155768"/>
      <w:r>
        <w:t>HU09 — Gestionar calidades y sistemas productivos (E2)</w:t>
      </w:r>
      <w:bookmarkEnd w:id="11"/>
    </w:p>
    <w:p w14:paraId="6668E1B3" w14:textId="77777777" w:rsidR="009B08E6" w:rsidRDefault="009B08E6" w:rsidP="009B08E6">
      <w:pPr>
        <w:pStyle w:val="Ttulo3"/>
      </w:pPr>
      <w:r>
        <w:t>Definición</w:t>
      </w:r>
    </w:p>
    <w:p w14:paraId="60A78A4F" w14:textId="77777777" w:rsidR="009B08E6" w:rsidRPr="00276999" w:rsidRDefault="009B08E6" w:rsidP="009B08E6">
      <w:pPr>
        <w:rPr>
          <w:lang w:val="es-ES" w:eastAsia="es-ES"/>
        </w:rPr>
      </w:pPr>
      <w:r>
        <w:rPr>
          <w:lang w:val="es-ES" w:eastAsia="es-ES"/>
        </w:rPr>
        <w:t>Como administrador quiero mantener los catálogos de calidades y de sistemas productivos para clasificar las tarjas según la calidad de la fruta y su forma de producción.</w:t>
      </w:r>
    </w:p>
    <w:p w14:paraId="1671E353" w14:textId="77777777" w:rsidR="009B08E6" w:rsidRDefault="009B08E6" w:rsidP="009B08E6">
      <w:pPr>
        <w:pStyle w:val="Ttulo3"/>
      </w:pPr>
      <w:r>
        <w:t>Criterios de Aceptación</w:t>
      </w:r>
    </w:p>
    <w:p w14:paraId="2A2AACD6" w14:textId="77777777" w:rsidR="009B08E6" w:rsidRDefault="009B08E6" w:rsidP="009B08E6">
      <w:pPr>
        <w:pStyle w:val="Prrafodelista"/>
        <w:numPr>
          <w:ilvl w:val="0"/>
          <w:numId w:val="14"/>
        </w:numPr>
        <w:rPr>
          <w:lang w:val="es-ES" w:eastAsia="es-ES"/>
        </w:rPr>
      </w:pPr>
      <w:r>
        <w:rPr>
          <w:lang w:val="es-ES" w:eastAsia="es-ES"/>
        </w:rPr>
        <w:t>No se permiten nombres repetidos dentro de cada catálogo.</w:t>
      </w:r>
    </w:p>
    <w:p w14:paraId="423564BC" w14:textId="77777777" w:rsidR="009B08E6" w:rsidRDefault="009B08E6" w:rsidP="009B08E6">
      <w:pPr>
        <w:pStyle w:val="Prrafodelista"/>
        <w:numPr>
          <w:ilvl w:val="0"/>
          <w:numId w:val="14"/>
        </w:numPr>
        <w:rPr>
          <w:lang w:val="es-ES" w:eastAsia="es-ES"/>
        </w:rPr>
      </w:pPr>
      <w:r>
        <w:rPr>
          <w:lang w:val="es-ES" w:eastAsia="es-ES"/>
        </w:rPr>
        <w:t>Una calidad o un sistema productivo desactivado no se ofrece en recepción, pero se conserva en las tarjas antiguas.</w:t>
      </w:r>
    </w:p>
    <w:p w14:paraId="156655B8" w14:textId="77777777" w:rsidR="009B08E6" w:rsidRDefault="009B08E6" w:rsidP="009B08E6">
      <w:pPr>
        <w:pStyle w:val="Ttulo2"/>
      </w:pPr>
      <w:bookmarkStart w:id="12" w:name="_Toc243155769"/>
      <w:r>
        <w:t>HU10 — Gestionar tipos de bandeja y embalajes (E2)</w:t>
      </w:r>
      <w:bookmarkEnd w:id="12"/>
    </w:p>
    <w:p w14:paraId="11F32A05" w14:textId="77777777" w:rsidR="009B08E6" w:rsidRDefault="009B08E6" w:rsidP="009B08E6">
      <w:pPr>
        <w:pStyle w:val="Ttulo3"/>
      </w:pPr>
      <w:r>
        <w:t>Definición</w:t>
      </w:r>
    </w:p>
    <w:p w14:paraId="389FC1CE" w14:textId="77777777" w:rsidR="009B08E6" w:rsidRPr="00276999" w:rsidRDefault="009B08E6" w:rsidP="009B08E6">
      <w:pPr>
        <w:rPr>
          <w:lang w:val="es-ES" w:eastAsia="es-ES"/>
        </w:rPr>
      </w:pPr>
      <w:r>
        <w:rPr>
          <w:lang w:val="es-ES" w:eastAsia="es-ES"/>
        </w:rPr>
        <w:t>Como administrador quiero mantener los tipos de bandeja con su peso (tara) y los embalajes con sus kilos por caja, para que el sistema calcule los kilos netos de la recepción y los kilos de salida del proceso.</w:t>
      </w:r>
    </w:p>
    <w:p w14:paraId="63DADA52" w14:textId="77777777" w:rsidR="009B08E6" w:rsidRDefault="009B08E6" w:rsidP="009B08E6">
      <w:pPr>
        <w:pStyle w:val="Ttulo3"/>
      </w:pPr>
      <w:r>
        <w:lastRenderedPageBreak/>
        <w:t>Criterios de Aceptación</w:t>
      </w:r>
    </w:p>
    <w:p w14:paraId="5DF65780" w14:textId="77777777" w:rsidR="009B08E6" w:rsidRDefault="009B08E6" w:rsidP="009B08E6">
      <w:pPr>
        <w:pStyle w:val="Prrafodelista"/>
        <w:numPr>
          <w:ilvl w:val="0"/>
          <w:numId w:val="14"/>
        </w:numPr>
        <w:rPr>
          <w:lang w:val="es-ES" w:eastAsia="es-ES"/>
        </w:rPr>
      </w:pPr>
      <w:r>
        <w:rPr>
          <w:lang w:val="es-ES" w:eastAsia="es-ES"/>
        </w:rPr>
        <w:t>Cada tipo de bandeja tiene un nombre único y un peso de tara mayor que 0.</w:t>
      </w:r>
    </w:p>
    <w:p w14:paraId="4E87AFED" w14:textId="77777777" w:rsidR="009B08E6" w:rsidRDefault="009B08E6" w:rsidP="009B08E6">
      <w:pPr>
        <w:pStyle w:val="Prrafodelista"/>
        <w:numPr>
          <w:ilvl w:val="0"/>
          <w:numId w:val="14"/>
        </w:numPr>
        <w:rPr>
          <w:lang w:val="es-ES" w:eastAsia="es-ES"/>
        </w:rPr>
      </w:pPr>
      <w:r>
        <w:rPr>
          <w:lang w:val="es-ES" w:eastAsia="es-ES"/>
        </w:rPr>
        <w:t>Un cambio de tara no altera los kilos de las tarjas ya registradas.</w:t>
      </w:r>
    </w:p>
    <w:p w14:paraId="4674FC8D" w14:textId="77777777" w:rsidR="009B08E6" w:rsidRDefault="009B08E6" w:rsidP="009B08E6">
      <w:pPr>
        <w:pStyle w:val="Prrafodelista"/>
        <w:numPr>
          <w:ilvl w:val="0"/>
          <w:numId w:val="14"/>
        </w:numPr>
        <w:rPr>
          <w:lang w:val="es-ES" w:eastAsia="es-ES"/>
        </w:rPr>
      </w:pPr>
      <w:r>
        <w:rPr>
          <w:lang w:val="es-ES" w:eastAsia="es-ES"/>
        </w:rPr>
        <w:t>Un tipo de bandeja desactivado no se ofrece en recepción.</w:t>
      </w:r>
    </w:p>
    <w:p w14:paraId="110984D1" w14:textId="77777777" w:rsidR="009B08E6" w:rsidRDefault="009B08E6" w:rsidP="009B08E6">
      <w:pPr>
        <w:pStyle w:val="Prrafodelista"/>
        <w:numPr>
          <w:ilvl w:val="0"/>
          <w:numId w:val="14"/>
        </w:numPr>
        <w:rPr>
          <w:lang w:val="es-ES" w:eastAsia="es-ES"/>
        </w:rPr>
      </w:pPr>
      <w:r>
        <w:rPr>
          <w:lang w:val="es-ES" w:eastAsia="es-ES"/>
        </w:rPr>
        <w:t>Cada embalaje tiene un nombre único y sus kilos por caja (por ejemplo, 1x10 kilos = 10). El embalaje a granel no tiene kilos por caja: su peso se ingresa en el proceso.</w:t>
      </w:r>
    </w:p>
    <w:p w14:paraId="3539065D" w14:textId="77777777" w:rsidR="009B08E6" w:rsidRDefault="009B08E6" w:rsidP="009B08E6">
      <w:pPr>
        <w:pStyle w:val="Prrafodelista"/>
        <w:numPr>
          <w:ilvl w:val="0"/>
          <w:numId w:val="14"/>
        </w:numPr>
        <w:rPr>
          <w:lang w:val="es-ES" w:eastAsia="es-ES"/>
        </w:rPr>
      </w:pPr>
      <w:r>
        <w:rPr>
          <w:lang w:val="es-ES" w:eastAsia="es-ES"/>
        </w:rPr>
        <w:t>Un cambio en los kilos por caja no altera los procesos ya registrados.</w:t>
      </w:r>
    </w:p>
    <w:p w14:paraId="67B5FFB7" w14:textId="77777777" w:rsidR="009B08E6" w:rsidRDefault="009B08E6" w:rsidP="009B08E6">
      <w:pPr>
        <w:pStyle w:val="Ttulo2"/>
      </w:pPr>
      <w:bookmarkStart w:id="13" w:name="_Toc243155770"/>
      <w:r>
        <w:t>HU11 — Seleccionar datos de catálogo en los formularios (E2)</w:t>
      </w:r>
      <w:bookmarkEnd w:id="13"/>
    </w:p>
    <w:p w14:paraId="4C1FF8D4" w14:textId="77777777" w:rsidR="009B08E6" w:rsidRDefault="009B08E6" w:rsidP="009B08E6">
      <w:pPr>
        <w:pStyle w:val="Ttulo3"/>
      </w:pPr>
      <w:r>
        <w:t>Definición</w:t>
      </w:r>
    </w:p>
    <w:p w14:paraId="0199C5B2" w14:textId="77777777" w:rsidR="009B08E6" w:rsidRPr="00276999" w:rsidRDefault="009B08E6" w:rsidP="009B08E6">
      <w:pPr>
        <w:rPr>
          <w:lang w:val="es-ES" w:eastAsia="es-ES"/>
        </w:rPr>
      </w:pPr>
      <w:r>
        <w:rPr>
          <w:lang w:val="es-ES" w:eastAsia="es-ES"/>
        </w:rPr>
        <w:t>Como operador de recepción quiero elegir el productor, el sistema productivo, la especie, la variedad, la calidad y la bandeja desde listas para no digitar datos a mano ni cometer errores.</w:t>
      </w:r>
    </w:p>
    <w:p w14:paraId="0341E7A1" w14:textId="77777777" w:rsidR="009B08E6" w:rsidRDefault="009B08E6" w:rsidP="009B08E6">
      <w:pPr>
        <w:pStyle w:val="Ttulo3"/>
      </w:pPr>
      <w:r>
        <w:t>Criterios de Aceptación</w:t>
      </w:r>
    </w:p>
    <w:p w14:paraId="125FB42E" w14:textId="77777777" w:rsidR="009B08E6" w:rsidRDefault="009B08E6" w:rsidP="009B08E6">
      <w:pPr>
        <w:pStyle w:val="Prrafodelista"/>
        <w:numPr>
          <w:ilvl w:val="0"/>
          <w:numId w:val="14"/>
        </w:numPr>
        <w:rPr>
          <w:lang w:val="es-ES" w:eastAsia="es-ES"/>
        </w:rPr>
      </w:pPr>
      <w:r>
        <w:rPr>
          <w:lang w:val="es-ES" w:eastAsia="es-ES"/>
        </w:rPr>
        <w:t>Las listas muestran solo los registros activos.</w:t>
      </w:r>
    </w:p>
    <w:p w14:paraId="7C8FF985" w14:textId="77777777" w:rsidR="009B08E6" w:rsidRDefault="009B08E6" w:rsidP="009B08E6">
      <w:pPr>
        <w:pStyle w:val="Prrafodelista"/>
        <w:numPr>
          <w:ilvl w:val="0"/>
          <w:numId w:val="14"/>
        </w:numPr>
        <w:rPr>
          <w:lang w:val="es-ES" w:eastAsia="es-ES"/>
        </w:rPr>
      </w:pPr>
      <w:r>
        <w:rPr>
          <w:lang w:val="es-ES" w:eastAsia="es-ES"/>
        </w:rPr>
        <w:t>Al elegir una especie, la lista de variedades muestra solo las de esa especie.</w:t>
      </w:r>
    </w:p>
    <w:p w14:paraId="3A646CB3" w14:textId="77777777" w:rsidR="009B08E6" w:rsidRDefault="009B08E6" w:rsidP="009B08E6">
      <w:pPr>
        <w:pStyle w:val="Prrafodelista"/>
        <w:numPr>
          <w:ilvl w:val="0"/>
          <w:numId w:val="14"/>
        </w:numPr>
        <w:rPr>
          <w:lang w:val="es-ES" w:eastAsia="es-ES"/>
        </w:rPr>
      </w:pPr>
      <w:r>
        <w:rPr>
          <w:lang w:val="es-ES" w:eastAsia="es-ES"/>
        </w:rPr>
        <w:t>Puedo buscar al productor por RUT o por nombre.</w:t>
      </w:r>
      <w:ins w:id="9103" w:author="Alejandro Rodríguez" w:date="2026-10-31T12:00:00Z">
        <w:r>
          <w:rPr>
            <w:lang w:val="es-ES" w:eastAsia="es-ES"/>
          </w:rPr>
          <w:t xml:space="preserve"> Desde E3, también por su código.</w:t>
        </w:r>
      </w:ins>
    </w:p>
    <w:p w14:paraId="39AAD72F" w14:textId="77777777" w:rsidR="009B08E6" w:rsidRDefault="009B08E6" w:rsidP="009B08E6">
      <w:pPr>
        <w:pStyle w:val="Ttulo2"/>
      </w:pPr>
      <w:bookmarkStart w:id="14" w:name="_Toc243155771"/>
      <w:r>
        <w:t>HU12 — Registrar una tarja de recepción (E3)</w:t>
      </w:r>
      <w:bookmarkEnd w:id="14"/>
    </w:p>
    <w:p w14:paraId="6A0DFCD7" w14:textId="77777777" w:rsidR="009B08E6" w:rsidRDefault="009B08E6" w:rsidP="009B08E6">
      <w:pPr>
        <w:pStyle w:val="Ttulo3"/>
      </w:pPr>
      <w:r>
        <w:t>Definición</w:t>
      </w:r>
    </w:p>
    <w:p w14:paraId="35A9AAFC" w14:textId="77777777" w:rsidR="009B08E6" w:rsidRPr="00276999" w:rsidRDefault="009B08E6" w:rsidP="009B08E6">
      <w:pPr>
        <w:rPr>
          <w:lang w:val="es-ES" w:eastAsia="es-ES"/>
        </w:rPr>
      </w:pPr>
      <w:r>
        <w:rPr>
          <w:lang w:val="es-ES" w:eastAsia="es-ES"/>
        </w:rPr>
        <w:t>Como operador de recepción quiero registrar una tarja por cada lote de fruta que entrega un productor, para dejar constancia de lo que entra a la planta.</w:t>
      </w:r>
    </w:p>
    <w:p w14:paraId="49114815" w14:textId="77777777" w:rsidR="009B08E6" w:rsidRDefault="009B08E6" w:rsidP="009B08E6">
      <w:pPr>
        <w:pStyle w:val="Ttulo3"/>
      </w:pPr>
      <w:r>
        <w:t>Criterios de Aceptación</w:t>
      </w:r>
    </w:p>
    <w:p w14:paraId="370732DC" w14:textId="77777777" w:rsidR="009B08E6" w:rsidRDefault="009B08E6" w:rsidP="009B08E6">
      <w:pPr>
        <w:pStyle w:val="Prrafodelista"/>
        <w:numPr>
          <w:ilvl w:val="0"/>
          <w:numId w:val="14"/>
        </w:numPr>
        <w:rPr>
          <w:lang w:val="es-ES" w:eastAsia="es-ES"/>
        </w:rPr>
      </w:pPr>
      <w:r>
        <w:rPr>
          <w:lang w:val="es-ES" w:eastAsia="es-ES"/>
        </w:rPr>
        <w:t>La tarja registra productor, sistema productivo, especie, variedad, calidad, tipo y cantidad de bandejas, peso del pallet y peso de balanza.</w:t>
      </w:r>
      <w:ins w:id="9104" w:author="Alejandro Rodríguez" w:date="2026-10-31T12:00:00Z">
        <w:r>
          <w:rPr>
            <w:lang w:val="es-ES" w:eastAsia="es-ES"/>
          </w:rPr>
          <w:t xml:space="preserve"> También registra el porcentaje de calidad visual (0 a 100) y la fecha de recepción, que por defecto es la del día, se puede editar y nunca es futura.</w:t>
        </w:r>
      </w:ins>
    </w:p>
    <w:p w14:paraId="2A36E49C" w14:textId="77777777" w:rsidR="009B08E6" w:rsidRDefault="009B08E6" w:rsidP="009B08E6">
      <w:pPr>
        <w:pStyle w:val="Prrafodelista"/>
        <w:numPr>
          <w:ilvl w:val="0"/>
          <w:numId w:val="14"/>
        </w:numPr>
        <w:rPr>
          <w:lang w:val="es-ES" w:eastAsia="es-ES"/>
        </w:rPr>
      </w:pPr>
      <w:r>
        <w:rPr>
          <w:lang w:val="es-ES" w:eastAsia="es-ES"/>
        </w:rPr>
        <w:t>La tarja, su entrada de bandejas y su registro de auditoría se guardan juntos o no se guarda ninguno (transacción).</w:t>
      </w:r>
    </w:p>
    <w:p w14:paraId="16ED017A" w14:textId="77777777" w:rsidR="009B08E6" w:rsidRDefault="009B08E6" w:rsidP="009B08E6">
      <w:pPr>
        <w:pStyle w:val="Prrafodelista"/>
        <w:numPr>
          <w:ilvl w:val="0"/>
          <w:numId w:val="14"/>
        </w:numPr>
        <w:rPr>
          <w:lang w:val="es-ES" w:eastAsia="es-ES"/>
        </w:rPr>
      </w:pPr>
      <w:r>
        <w:rPr>
          <w:lang w:val="es-ES" w:eastAsia="es-ES"/>
        </w:rPr>
        <w:t>El sistema avisa en el momento si falta un dato o si un peso está fuera de rango.</w:t>
      </w:r>
    </w:p>
    <w:p w14:paraId="1D5E5FC4" w14:textId="77777777" w:rsidR="009B08E6" w:rsidRDefault="009B08E6" w:rsidP="009B08E6">
      <w:pPr>
        <w:pStyle w:val="Prrafodelista"/>
        <w:numPr>
          <w:ilvl w:val="0"/>
          <w:numId w:val="14"/>
        </w:numPr>
        <w:rPr>
          <w:lang w:val="es-ES" w:eastAsia="es-ES"/>
        </w:rPr>
      </w:pPr>
      <w:r>
        <w:rPr>
          <w:lang w:val="es-ES" w:eastAsia="es-ES"/>
        </w:rPr>
        <w:t>La tarja no necesita una guía. La guía que agrupa las tarjas de un productor queda fuera del PMV.</w:t>
      </w:r>
    </w:p>
    <w:p w14:paraId="488CAFC1" w14:textId="77777777" w:rsidR="009B08E6" w:rsidRDefault="009B08E6" w:rsidP="009B08E6">
      <w:pPr>
        <w:pStyle w:val="Prrafodelista"/>
        <w:numPr>
          <w:ilvl w:val="0"/>
          <w:numId w:val="14"/>
        </w:numPr>
        <w:rPr>
          <w:lang w:val="es-ES" w:eastAsia="es-ES"/>
        </w:rPr>
      </w:pPr>
      <w:r>
        <w:rPr>
          <w:lang w:val="es-ES" w:eastAsia="es-ES"/>
        </w:rPr>
        <w:t>Solo pueden registrar tarjas el operador de recepción y el administrador.</w:t>
      </w:r>
    </w:p>
    <w:p w14:paraId="583F58E0" w14:textId="77777777" w:rsidR="009B08E6" w:rsidRDefault="009B08E6" w:rsidP="009B08E6">
      <w:pPr>
        <w:pStyle w:val="Prrafodelista"/>
        <w:numPr>
          <w:ilvl w:val="0"/>
          <w:numId w:val="14"/>
        </w:numPr>
        <w:rPr>
          <w:lang w:val="es-ES" w:eastAsia="es-ES"/>
        </w:rPr>
      </w:pPr>
      <w:r>
        <w:rPr>
          <w:lang w:val="es-ES" w:eastAsia="es-ES"/>
        </w:rPr>
        <w:t>Al pasar al campo siguiente, el cursor avanza solo.</w:t>
      </w:r>
    </w:p>
    <w:p w:rsidR="009B08E6" w:rsidRDefault="009B08E6" w:rsidP="009B08E6">
      <w:pPr>
        <w:pStyle w:val="Prrafodelista"/>
        <w:numPr>
          <w:ilvl w:val="0"/>
          <w:numId w:val="14"/>
        </w:numPr>
        <w:rPr>
          <w:ins w:id="9105" w:author="Alejandro Rodríguez" w:date="2026-10-31T12:00:00Z"/>
          <w:lang w:val="es-ES" w:eastAsia="es-ES"/>
        </w:rPr>
      </w:pPr>
      <w:ins w:id="9106" w:author="Alejandro Rodríguez" w:date="2026-10-31T12:00:00Z">
        <w:r>
          <w:rPr>
            <w:lang w:val="es-ES" w:eastAsia="es-ES"/>
          </w:rPr>
          <w:t xml:space="preserve">Al elegir el productor, veo cuántas tarjas y kilos netos tiene sin procesar.</w:t>
        </w:r>
      </w:ins>
    </w:p>
    <w:p w14:paraId="11417A72" w14:textId="77777777" w:rsidR="009B08E6" w:rsidRDefault="009B08E6" w:rsidP="009B08E6">
      <w:pPr>
        <w:pStyle w:val="Ttulo2"/>
      </w:pPr>
      <w:bookmarkStart w:id="15" w:name="_Toc243155772"/>
      <w:r>
        <w:t>HU13 — Numerar las tarjas automáticamente (E3)</w:t>
      </w:r>
      <w:bookmarkEnd w:id="15"/>
    </w:p>
    <w:p w14:paraId="18031E90" w14:textId="77777777" w:rsidR="009B08E6" w:rsidRDefault="009B08E6" w:rsidP="009B08E6">
      <w:pPr>
        <w:pStyle w:val="Ttulo3"/>
      </w:pPr>
      <w:r>
        <w:t>Definición</w:t>
      </w:r>
    </w:p>
    <w:p w14:paraId="4AB8482A" w14:textId="77777777" w:rsidR="009B08E6" w:rsidRPr="00276999" w:rsidRDefault="009B08E6" w:rsidP="009B08E6">
      <w:pPr>
        <w:rPr>
          <w:lang w:val="es-ES" w:eastAsia="es-ES"/>
        </w:rPr>
      </w:pPr>
      <w:r>
        <w:rPr>
          <w:lang w:val="es-ES" w:eastAsia="es-ES"/>
        </w:rPr>
        <w:t>Como operador de recepción quiero que el sistema asigne el número de cada tarja para no llevar la numeración a mano.</w:t>
      </w:r>
    </w:p>
    <w:p w14:paraId="1AB54289" w14:textId="77777777" w:rsidR="009B08E6" w:rsidRDefault="009B08E6" w:rsidP="009B08E6">
      <w:pPr>
        <w:pStyle w:val="Ttulo3"/>
      </w:pPr>
      <w:r>
        <w:lastRenderedPageBreak/>
        <w:t>Criterios de Aceptación</w:t>
      </w:r>
    </w:p>
    <w:p w14:paraId="36C63BFD" w14:textId="77777777" w:rsidR="009B08E6" w:rsidRDefault="009B08E6" w:rsidP="009B08E6">
      <w:pPr>
        <w:pStyle w:val="Prrafodelista"/>
        <w:numPr>
          <w:ilvl w:val="0"/>
          <w:numId w:val="14"/>
        </w:numPr>
        <w:rPr>
          <w:lang w:val="es-ES" w:eastAsia="es-ES"/>
        </w:rPr>
      </w:pPr>
      <w:r>
        <w:rPr>
          <w:lang w:val="es-ES" w:eastAsia="es-ES"/>
        </w:rPr>
        <w:t>Cada tarja recibe un número correlativo único.</w:t>
      </w:r>
    </w:p>
    <w:p w14:paraId="6DF837EB" w14:textId="77777777" w:rsidR="009B08E6" w:rsidRDefault="009B08E6" w:rsidP="009B08E6">
      <w:pPr>
        <w:pStyle w:val="Prrafodelista"/>
        <w:numPr>
          <w:ilvl w:val="0"/>
          <w:numId w:val="14"/>
        </w:numPr>
        <w:rPr>
          <w:lang w:val="es-ES" w:eastAsia="es-ES"/>
        </w:rPr>
      </w:pPr>
      <w:r>
        <w:rPr>
          <w:lang w:val="es-ES" w:eastAsia="es-ES"/>
        </w:rPr>
        <w:t>Dos operadores que registran al mismo tiempo nunca obtienen el mismo número.</w:t>
      </w:r>
    </w:p>
    <w:p w14:paraId="6686187F" w14:textId="77777777" w:rsidR="009B08E6" w:rsidRDefault="009B08E6" w:rsidP="009B08E6">
      <w:pPr>
        <w:pStyle w:val="Prrafodelista"/>
        <w:numPr>
          <w:ilvl w:val="0"/>
          <w:numId w:val="14"/>
        </w:numPr>
        <w:rPr>
          <w:lang w:val="es-ES" w:eastAsia="es-ES"/>
        </w:rPr>
      </w:pPr>
      <w:r>
        <w:rPr>
          <w:lang w:val="es-ES" w:eastAsia="es-ES"/>
        </w:rPr>
        <w:t>Un número asignado no se reutiliza, aunque la tarja se anule.</w:t>
      </w:r>
    </w:p>
    <w:p w14:paraId="4166B028" w14:textId="77777777" w:rsidR="009B08E6" w:rsidRDefault="009B08E6" w:rsidP="009B08E6">
      <w:pPr>
        <w:pStyle w:val="Ttulo2"/>
      </w:pPr>
      <w:bookmarkStart w:id="16" w:name="_Toc243155773"/>
      <w:r>
        <w:t>HU14 — Calcular los kilos netos (E3)</w:t>
      </w:r>
      <w:bookmarkEnd w:id="16"/>
    </w:p>
    <w:p w14:paraId="1B80B737" w14:textId="77777777" w:rsidR="009B08E6" w:rsidRDefault="009B08E6" w:rsidP="009B08E6">
      <w:pPr>
        <w:pStyle w:val="Ttulo3"/>
      </w:pPr>
      <w:r>
        <w:t>Definición</w:t>
      </w:r>
    </w:p>
    <w:p w14:paraId="340173CD" w14:textId="77777777" w:rsidR="009B08E6" w:rsidRPr="00276999" w:rsidRDefault="009B08E6" w:rsidP="009B08E6">
      <w:pPr>
        <w:rPr>
          <w:lang w:val="es-ES" w:eastAsia="es-ES"/>
        </w:rPr>
      </w:pPr>
      <w:r>
        <w:rPr>
          <w:lang w:val="es-ES" w:eastAsia="es-ES"/>
        </w:rPr>
        <w:t>Como operador de recepción quiero que el sistema calcule los kilos netos de cada tarja para no hacer cálculos a mano.</w:t>
      </w:r>
    </w:p>
    <w:p w14:paraId="36C44981" w14:textId="77777777" w:rsidR="009B08E6" w:rsidRDefault="009B08E6" w:rsidP="009B08E6">
      <w:pPr>
        <w:pStyle w:val="Ttulo3"/>
      </w:pPr>
      <w:r>
        <w:t>Criterios de Aceptación</w:t>
      </w:r>
    </w:p>
    <w:p w14:paraId="23449F06" w14:textId="77777777" w:rsidR="009B08E6" w:rsidRDefault="009B08E6" w:rsidP="009B08E6">
      <w:pPr>
        <w:pStyle w:val="Prrafodelista"/>
        <w:numPr>
          <w:ilvl w:val="0"/>
          <w:numId w:val="14"/>
        </w:numPr>
        <w:rPr>
          <w:lang w:val="es-ES" w:eastAsia="es-ES"/>
        </w:rPr>
      </w:pPr>
      <w:r>
        <w:rPr>
          <w:lang w:val="es-ES" w:eastAsia="es-ES"/>
        </w:rPr>
        <w:t>Kilos netos = kilos brutos − (cantidad de bandejas × tara del tipo de bandeja) − peso del pallet, redondeado a entero, igual que el legado.</w:t>
      </w:r>
    </w:p>
    <w:p w14:paraId="1A9575C2" w14:textId="77777777" w:rsidR="009B08E6" w:rsidRDefault="009B08E6" w:rsidP="009B08E6">
      <w:pPr>
        <w:pStyle w:val="Prrafodelista"/>
        <w:numPr>
          <w:ilvl w:val="0"/>
          <w:numId w:val="14"/>
        </w:numPr>
        <w:rPr>
          <w:lang w:val="es-ES" w:eastAsia="es-ES"/>
        </w:rPr>
      </w:pPr>
      <w:r>
        <w:rPr>
          <w:lang w:val="es-ES" w:eastAsia="es-ES"/>
        </w:rPr>
        <w:t>El resultado no puede ser negativo ni cero.</w:t>
      </w:r>
    </w:p>
    <w:p w14:paraId="72D35F60" w14:textId="77777777" w:rsidR="009B08E6" w:rsidRDefault="009B08E6" w:rsidP="009B08E6">
      <w:pPr>
        <w:pStyle w:val="Prrafodelista"/>
        <w:numPr>
          <w:ilvl w:val="0"/>
          <w:numId w:val="14"/>
        </w:numPr>
        <w:rPr>
          <w:lang w:val="es-ES" w:eastAsia="es-ES"/>
        </w:rPr>
      </w:pPr>
      <w:r>
        <w:rPr>
          <w:lang w:val="es-ES" w:eastAsia="es-ES"/>
        </w:rPr>
        <w:t>El cálculo se muestra antes de guardar, junto con los kilos promedio por bandeja (kilos netos ÷ cantidad de bandejas, con 2 decimales).</w:t>
      </w:r>
    </w:p>
    <w:p w14:paraId="31FEE627" w14:textId="77777777" w:rsidR="009B08E6" w:rsidRDefault="009B08E6" w:rsidP="009B08E6">
      <w:pPr>
        <w:pStyle w:val="Prrafodelista"/>
        <w:numPr>
          <w:ilvl w:val="0"/>
          <w:numId w:val="14"/>
        </w:numPr>
        <w:rPr>
          <w:lang w:val="es-ES" w:eastAsia="es-ES"/>
        </w:rPr>
      </w:pPr>
      <w:r>
        <w:rPr>
          <w:lang w:val="es-ES" w:eastAsia="es-ES"/>
        </w:rPr>
        <w:t>La tarja guarda la tara con la que se calculó, para no depender de cambios posteriores en el catálogo.</w:t>
      </w:r>
    </w:p>
    <w:p w14:paraId="1AD03ED0" w14:textId="77777777" w:rsidR="009B08E6" w:rsidRDefault="009B08E6" w:rsidP="009B08E6">
      <w:pPr>
        <w:pStyle w:val="Ttulo2"/>
      </w:pPr>
      <w:bookmarkStart w:id="17" w:name="_Toc243155774"/>
      <w:r>
        <w:t>HU15 — Controlar el stock de bandejas (E3)</w:t>
      </w:r>
      <w:bookmarkEnd w:id="17"/>
    </w:p>
    <w:p w14:paraId="42066078" w14:textId="77777777" w:rsidR="009B08E6" w:rsidRDefault="009B08E6" w:rsidP="009B08E6">
      <w:pPr>
        <w:pStyle w:val="Ttulo3"/>
      </w:pPr>
      <w:r>
        <w:t>Definición</w:t>
      </w:r>
    </w:p>
    <w:p w14:paraId="09AFAA32" w14:textId="77777777" w:rsidR="009B08E6" w:rsidRPr="00276999" w:rsidRDefault="009B08E6" w:rsidP="009B08E6">
      <w:pPr>
        <w:rPr>
          <w:lang w:val="es-ES" w:eastAsia="es-ES"/>
        </w:rPr>
      </w:pPr>
      <w:r>
        <w:rPr>
          <w:lang w:val="es-ES" w:eastAsia="es-ES"/>
        </w:rPr>
        <w:t>Como operador de recepción quiero que el stock de bandejas se actualice con cada tarja para saber cuántas bandejas tiene cada productor.</w:t>
      </w:r>
    </w:p>
    <w:p w14:paraId="33210865" w14:textId="77777777" w:rsidR="009B08E6" w:rsidRDefault="009B08E6" w:rsidP="009B08E6">
      <w:pPr>
        <w:pStyle w:val="Ttulo3"/>
      </w:pPr>
      <w:r>
        <w:t>Criterios de Aceptación</w:t>
      </w:r>
    </w:p>
    <w:p w14:paraId="154BE86E" w14:textId="77777777" w:rsidR="009B08E6" w:rsidRDefault="009B08E6" w:rsidP="009B08E6">
      <w:pPr>
        <w:pStyle w:val="Prrafodelista"/>
        <w:numPr>
          <w:ilvl w:val="0"/>
          <w:numId w:val="14"/>
        </w:numPr>
        <w:rPr>
          <w:lang w:val="es-ES" w:eastAsia="es-ES"/>
        </w:rPr>
      </w:pPr>
      <w:r>
        <w:rPr>
          <w:lang w:val="es-ES" w:eastAsia="es-ES"/>
        </w:rPr>
        <w:t>Cada tarja registra una entrada de bandejas por tipo y productor. Si la tarja se anula, su entrada deja de sumar al saldo (HU24).</w:t>
      </w:r>
    </w:p>
    <w:p w14:paraId="1C20805B" w14:textId="77777777" w:rsidR="009B08E6" w:rsidRDefault="009B08E6" w:rsidP="009B08E6">
      <w:pPr>
        <w:pStyle w:val="Prrafodelista"/>
        <w:numPr>
          <w:ilvl w:val="0"/>
          <w:numId w:val="14"/>
        </w:numPr>
        <w:rPr>
          <w:lang w:val="es-ES" w:eastAsia="es-ES"/>
        </w:rPr>
      </w:pPr>
      <w:r>
        <w:rPr>
          <w:lang w:val="es-ES" w:eastAsia="es-ES"/>
        </w:rPr>
        <w:t>El movimiento se guarda en la misma transacción que la tarja.</w:t>
      </w:r>
    </w:p>
    <w:p w14:paraId="25E8E5F9" w14:textId="77777777" w:rsidR="009B08E6" w:rsidRDefault="009B08E6" w:rsidP="009B08E6">
      <w:pPr>
        <w:pStyle w:val="Prrafodelista"/>
        <w:numPr>
          <w:ilvl w:val="0"/>
          <w:numId w:val="14"/>
        </w:numPr>
        <w:rPr>
          <w:lang w:val="es-ES" w:eastAsia="es-ES"/>
        </w:rPr>
      </w:pPr>
      <w:r>
        <w:rPr>
          <w:lang w:val="es-ES" w:eastAsia="es-ES"/>
        </w:rPr>
        <w:t>Puedo consultar el saldo de bandejas de un productor por tipo de bandeja.</w:t>
      </w:r>
    </w:p>
    <w:p w14:paraId="72CB3CCC" w14:textId="77777777" w:rsidR="009B08E6" w:rsidRDefault="009B08E6" w:rsidP="009B08E6">
      <w:pPr>
        <w:pStyle w:val="Prrafodelista"/>
        <w:numPr>
          <w:ilvl w:val="0"/>
          <w:numId w:val="14"/>
        </w:numPr>
        <w:rPr>
          <w:lang w:val="es-ES" w:eastAsia="es-ES"/>
        </w:rPr>
      </w:pPr>
      <w:r>
        <w:rPr>
          <w:lang w:val="es-ES" w:eastAsia="es-ES"/>
        </w:rPr>
        <w:t>En el PMV solo se registran entradas. Las salidas (devoluciones al productor) se registran al generar la guía de recepción, que es trabajo posterior al PMV. Mientras tanto, el saldo muestra las bandejas recibidas.</w:t>
      </w:r>
    </w:p>
    <w:p w14:paraId="79E858EA" w14:textId="77777777" w:rsidR="009B08E6" w:rsidRDefault="009B08E6" w:rsidP="009B08E6">
      <w:pPr>
        <w:pStyle w:val="Prrafodelista"/>
        <w:numPr>
          <w:ilvl w:val="0"/>
          <w:numId w:val="14"/>
        </w:numPr>
        <w:rPr>
          <w:lang w:val="es-ES" w:eastAsia="es-ES"/>
        </w:rPr>
      </w:pPr>
      <w:r>
        <w:rPr>
          <w:lang w:val="es-ES" w:eastAsia="es-ES"/>
        </w:rPr>
        <w:t>Regla para cuando exista la guía: saldo = entradas − salidas. La salida no se limita al saldo. Si el productor se lleva más bandejas de las que trajo, su saldo queda negativo (sacó bandejas de la empresa). Si se lleva menos, queda con bandejas a su favor.</w:t>
      </w:r>
    </w:p>
    <w:p w14:paraId="61A7FE1E" w14:textId="77777777" w:rsidR="009B08E6" w:rsidRDefault="009B08E6" w:rsidP="009B08E6">
      <w:pPr>
        <w:pStyle w:val="Ttulo2"/>
      </w:pPr>
      <w:bookmarkStart w:id="18" w:name="_Toc243155775"/>
      <w:r>
        <w:lastRenderedPageBreak/>
        <w:t>HU16 — Imprimir la tarja (E3)</w:t>
      </w:r>
      <w:bookmarkEnd w:id="18"/>
    </w:p>
    <w:p w14:paraId="04CCC182" w14:textId="77777777" w:rsidR="009B08E6" w:rsidRDefault="009B08E6" w:rsidP="009B08E6">
      <w:pPr>
        <w:pStyle w:val="Ttulo3"/>
      </w:pPr>
      <w:r>
        <w:t>Definición</w:t>
      </w:r>
    </w:p>
    <w:p w14:paraId="3E284E53" w14:textId="77777777" w:rsidR="009B08E6" w:rsidRPr="00276999" w:rsidRDefault="009B08E6" w:rsidP="009B08E6">
      <w:pPr>
        <w:rPr>
          <w:lang w:val="es-ES" w:eastAsia="es-ES"/>
        </w:rPr>
      </w:pPr>
      <w:r>
        <w:rPr>
          <w:lang w:val="es-ES" w:eastAsia="es-ES"/>
        </w:rPr>
        <w:t>Como operador de recepción quiero imprimir la tarja al terminar el registro para identificar físicamente la fruta recibida.</w:t>
      </w:r>
    </w:p>
    <w:p w14:paraId="2B51A58A" w14:textId="77777777" w:rsidR="009B08E6" w:rsidRDefault="009B08E6" w:rsidP="009B08E6">
      <w:pPr>
        <w:pStyle w:val="Ttulo3"/>
      </w:pPr>
      <w:r>
        <w:t>Criterios de Aceptación</w:t>
      </w:r>
    </w:p>
    <w:p w14:paraId="76485B5F" w14:textId="77777777" w:rsidR="009B08E6" w:rsidRDefault="009B08E6" w:rsidP="009B08E6">
      <w:pPr>
        <w:pStyle w:val="Prrafodelista"/>
        <w:numPr>
          <w:ilvl w:val="0"/>
          <w:numId w:val="14"/>
        </w:numPr>
        <w:rPr>
          <w:lang w:val="es-ES" w:eastAsia="es-ES"/>
        </w:rPr>
      </w:pPr>
      <w:r>
        <w:rPr>
          <w:lang w:val="es-ES" w:eastAsia="es-ES"/>
        </w:rPr>
        <w:t>La tarja impresa muestra número, productor, sistema productivo, especie, variedad, calidad, tipo y cantidad de bandejas, kilos brutos, kilos netos, kilos promedio por bandeja y fecha.</w:t>
      </w:r>
    </w:p>
    <w:p w14:paraId="50E64D36" w14:textId="77777777" w:rsidR="009B08E6" w:rsidRDefault="009B08E6" w:rsidP="009B08E6">
      <w:pPr>
        <w:pStyle w:val="Prrafodelista"/>
        <w:numPr>
          <w:ilvl w:val="0"/>
          <w:numId w:val="14"/>
        </w:numPr>
        <w:rPr>
          <w:lang w:val="es-ES" w:eastAsia="es-ES"/>
        </w:rPr>
      </w:pPr>
      <w:r>
        <w:rPr>
          <w:lang w:val="es-ES" w:eastAsia="es-ES"/>
        </w:rPr>
        <w:t>Solo se puede imprimir una tarja que ya se guardó.</w:t>
      </w:r>
    </w:p>
    <w:p w14:paraId="2E2CFAA4" w14:textId="77777777" w:rsidR="009B08E6" w:rsidRDefault="009B08E6" w:rsidP="009B08E6">
      <w:pPr>
        <w:pStyle w:val="Prrafodelista"/>
        <w:numPr>
          <w:ilvl w:val="0"/>
          <w:numId w:val="14"/>
        </w:numPr>
        <w:rPr>
          <w:lang w:val="es-ES" w:eastAsia="es-ES"/>
        </w:rPr>
      </w:pPr>
      <w:r>
        <w:rPr>
          <w:lang w:val="es-ES" w:eastAsia="es-ES"/>
        </w:rPr>
        <w:t>Puedo reimprimir una tarja, y la reimpresión queda registrada.</w:t>
      </w:r>
    </w:p>
    <w:p w14:paraId="0E98403F" w14:textId="77777777" w:rsidR="009B08E6" w:rsidRDefault="009B08E6" w:rsidP="009B08E6">
      <w:pPr>
        <w:pStyle w:val="Ttulo2"/>
      </w:pPr>
      <w:bookmarkStart w:id="19" w:name="_Toc243155776"/>
      <w:r>
        <w:t>HU17 — Consultar tarjas (E3)</w:t>
      </w:r>
      <w:bookmarkEnd w:id="19"/>
    </w:p>
    <w:p w14:paraId="01E55C20" w14:textId="77777777" w:rsidR="009B08E6" w:rsidRDefault="009B08E6" w:rsidP="009B08E6">
      <w:pPr>
        <w:pStyle w:val="Ttulo3"/>
      </w:pPr>
      <w:r>
        <w:t>Definición</w:t>
      </w:r>
    </w:p>
    <w:p w14:paraId="570BE3AF" w14:textId="77777777" w:rsidR="009B08E6" w:rsidRPr="00276999" w:rsidRDefault="009B08E6" w:rsidP="009B08E6">
      <w:pPr>
        <w:rPr>
          <w:lang w:val="es-ES" w:eastAsia="es-ES"/>
        </w:rPr>
      </w:pPr>
      <w:r>
        <w:rPr>
          <w:lang w:val="es-ES" w:eastAsia="es-ES"/>
        </w:rPr>
        <w:t>Como operador de recepción quiero buscar tarjas por número, productor o fecha para revisar lo que se recibió.</w:t>
      </w:r>
    </w:p>
    <w:p w14:paraId="7E2A82EB" w14:textId="77777777" w:rsidR="009B08E6" w:rsidRDefault="009B08E6" w:rsidP="009B08E6">
      <w:pPr>
        <w:pStyle w:val="Ttulo3"/>
      </w:pPr>
      <w:r>
        <w:t>Criterios de Aceptación</w:t>
      </w:r>
    </w:p>
    <w:p w14:paraId="3FED7A1E" w14:textId="77777777" w:rsidR="009B08E6" w:rsidRDefault="009B08E6" w:rsidP="009B08E6">
      <w:pPr>
        <w:pStyle w:val="Prrafodelista"/>
        <w:numPr>
          <w:ilvl w:val="0"/>
          <w:numId w:val="14"/>
        </w:numPr>
        <w:rPr>
          <w:lang w:val="es-ES" w:eastAsia="es-ES"/>
        </w:rPr>
      </w:pPr>
      <w:r>
        <w:rPr>
          <w:lang w:val="es-ES" w:eastAsia="es-ES"/>
        </w:rPr>
        <w:t>Puedo filtrar por número de tarja, productor, rango de fechas y estado.</w:t>
      </w:r>
    </w:p>
    <w:p w14:paraId="14729769" w14:textId="77777777" w:rsidR="009B08E6" w:rsidRDefault="009B08E6" w:rsidP="009B08E6">
      <w:pPr>
        <w:pStyle w:val="Prrafodelista"/>
        <w:numPr>
          <w:ilvl w:val="0"/>
          <w:numId w:val="14"/>
        </w:numPr>
        <w:rPr>
          <w:lang w:val="es-ES" w:eastAsia="es-ES"/>
        </w:rPr>
      </w:pPr>
      <w:r>
        <w:rPr>
          <w:lang w:val="es-ES" w:eastAsia="es-ES"/>
        </w:rPr>
        <w:t>El detalle muestra los datos completos de la tarja, los kilos ya procesados y los kilos pendientes.</w:t>
      </w:r>
    </w:p>
    <w:p w14:paraId="0B2747B4" w14:textId="77777777" w:rsidR="009B08E6" w:rsidRDefault="009B08E6" w:rsidP="009B08E6">
      <w:pPr>
        <w:pStyle w:val="Ttulo2"/>
      </w:pPr>
      <w:bookmarkStart w:id="20" w:name="_Toc243155777"/>
      <w:r>
        <w:t>HU18 — Registrar el procesamiento de tarjas (E4)</w:t>
      </w:r>
      <w:bookmarkEnd w:id="20"/>
    </w:p>
    <w:p w14:paraId="7CF66C79" w14:textId="77777777" w:rsidR="009B08E6" w:rsidRDefault="009B08E6" w:rsidP="009B08E6">
      <w:pPr>
        <w:pStyle w:val="Ttulo3"/>
      </w:pPr>
      <w:r>
        <w:t>Definición</w:t>
      </w:r>
    </w:p>
    <w:p w14:paraId="14AC64FB" w14:textId="77777777" w:rsidR="009B08E6" w:rsidRPr="00276999" w:rsidRDefault="009B08E6" w:rsidP="009B08E6">
      <w:pPr>
        <w:rPr>
          <w:lang w:val="es-ES" w:eastAsia="es-ES"/>
        </w:rPr>
      </w:pPr>
      <w:r>
        <w:rPr>
          <w:lang w:val="es-ES" w:eastAsia="es-ES"/>
        </w:rPr>
        <w:t>Como operador de proceso quiero registrar qué tarjas entran a proceso y cuánto se obtiene de ellas para conocer el resultado de la línea.</w:t>
      </w:r>
    </w:p>
    <w:p w14:paraId="34AAB0F3" w14:textId="77777777" w:rsidR="009B08E6" w:rsidRDefault="009B08E6" w:rsidP="009B08E6">
      <w:pPr>
        <w:pStyle w:val="Ttulo3"/>
      </w:pPr>
      <w:r>
        <w:t>Criterios de Aceptación</w:t>
      </w:r>
    </w:p>
    <w:p w14:paraId="135323DC" w14:textId="77777777" w:rsidR="009B08E6" w:rsidRDefault="009B08E6" w:rsidP="009B08E6">
      <w:pPr>
        <w:pStyle w:val="Prrafodelista"/>
        <w:numPr>
          <w:ilvl w:val="0"/>
          <w:numId w:val="14"/>
        </w:numPr>
        <w:rPr>
          <w:lang w:val="es-ES" w:eastAsia="es-ES"/>
        </w:rPr>
      </w:pPr>
      <w:r>
        <w:rPr>
          <w:lang w:val="es-ES" w:eastAsia="es-ES"/>
        </w:rPr>
        <w:t>El sistema asigna el folio del proceso (P + número correlativo, por ejemplo P123), único y sin repetirse aunque dos operadores guarden al mismo tiempo.</w:t>
      </w:r>
    </w:p>
    <w:p w14:paraId="779370A2" w14:textId="77777777" w:rsidR="009B08E6" w:rsidRDefault="009B08E6" w:rsidP="009B08E6">
      <w:pPr>
        <w:pStyle w:val="Prrafodelista"/>
        <w:numPr>
          <w:ilvl w:val="0"/>
          <w:numId w:val="14"/>
        </w:numPr>
        <w:rPr>
          <w:lang w:val="es-ES" w:eastAsia="es-ES"/>
        </w:rPr>
      </w:pPr>
      <w:r>
        <w:rPr>
          <w:lang w:val="es-ES" w:eastAsia="es-ES"/>
        </w:rPr>
        <w:t>Registro la fecha de elaboración, el embalaje y, por cada tarja, la cantidad de cajas. El sistema calcula los kilos procesados de cada tarja (cajas × kilos por caja del embalaje); solo a granel se ingresan a mano.</w:t>
      </w:r>
    </w:p>
    <w:p w14:paraId="6E54DC27" w14:textId="77777777" w:rsidR="009B08E6" w:rsidRDefault="009B08E6" w:rsidP="009B08E6">
      <w:pPr>
        <w:pStyle w:val="Prrafodelista"/>
        <w:numPr>
          <w:ilvl w:val="0"/>
          <w:numId w:val="14"/>
        </w:numPr>
        <w:rPr>
          <w:lang w:val="es-ES" w:eastAsia="es-ES"/>
        </w:rPr>
      </w:pPr>
      <w:r>
        <w:rPr>
          <w:lang w:val="es-ES" w:eastAsia="es-ES"/>
        </w:rPr>
        <w:t>Solo puedo elegir tarjas no terminadas (estado "recepcionada" o "parcial"), y el sistema me muestra cuántos kilos le quedan a cada una.</w:t>
      </w:r>
    </w:p>
    <w:p w14:paraId="488EB430" w14:textId="77777777" w:rsidR="009B08E6" w:rsidRDefault="009B08E6" w:rsidP="009B08E6">
      <w:pPr>
        <w:pStyle w:val="Prrafodelista"/>
        <w:numPr>
          <w:ilvl w:val="0"/>
          <w:numId w:val="14"/>
        </w:numPr>
        <w:rPr>
          <w:lang w:val="es-ES" w:eastAsia="es-ES"/>
        </w:rPr>
      </w:pPr>
      <w:r>
        <w:rPr>
          <w:lang w:val="es-ES" w:eastAsia="es-ES"/>
        </w:rPr>
        <w:t>Una tarja puede procesarse en varios procesos (consumo parcial). La suma de sus kilos procesados, en sus procesos no anulados, nunca supera sus kilos netos.</w:t>
      </w:r>
    </w:p>
    <w:p w14:paraId="25A35E32" w14:textId="77777777" w:rsidR="009B08E6" w:rsidRDefault="009B08E6" w:rsidP="009B08E6">
      <w:pPr>
        <w:pStyle w:val="Prrafodelista"/>
        <w:numPr>
          <w:ilvl w:val="0"/>
          <w:numId w:val="14"/>
        </w:numPr>
        <w:rPr>
          <w:lang w:val="es-ES" w:eastAsia="es-ES"/>
        </w:rPr>
      </w:pPr>
      <w:r>
        <w:rPr>
          <w:lang w:val="es-ES" w:eastAsia="es-ES"/>
        </w:rPr>
        <w:t>En el proceso donde la tarja se termina, marco "tarja terminada". Desde ese momento ya no aparece como disponible, y los kilos que no salieron en cajas quedan como merma.</w:t>
      </w:r>
    </w:p>
    <w:p w14:paraId="076165F4" w14:textId="77777777" w:rsidR="009B08E6" w:rsidRDefault="009B08E6" w:rsidP="009B08E6">
      <w:pPr>
        <w:pStyle w:val="Prrafodelista"/>
        <w:numPr>
          <w:ilvl w:val="0"/>
          <w:numId w:val="14"/>
        </w:numPr>
        <w:rPr>
          <w:lang w:val="es-ES" w:eastAsia="es-ES"/>
        </w:rPr>
      </w:pPr>
      <w:r>
        <w:rPr>
          <w:lang w:val="es-ES" w:eastAsia="es-ES"/>
        </w:rPr>
        <w:lastRenderedPageBreak/>
        <w:t>Al guardar el proceso, cada tarja pasa a "parcial" o, si la marqué como terminada, a "procesada", en la misma transacción.</w:t>
      </w:r>
    </w:p>
    <w:p w14:paraId="3E91078D" w14:textId="77777777" w:rsidR="009B08E6" w:rsidRDefault="009B08E6" w:rsidP="009B08E6">
      <w:pPr>
        <w:pStyle w:val="Prrafodelista"/>
        <w:numPr>
          <w:ilvl w:val="0"/>
          <w:numId w:val="14"/>
        </w:numPr>
        <w:rPr>
          <w:lang w:val="es-ES" w:eastAsia="es-ES"/>
        </w:rPr>
      </w:pPr>
      <w:r>
        <w:rPr>
          <w:lang w:val="es-ES" w:eastAsia="es-ES"/>
        </w:rPr>
        <w:t>Lo procesado queda vinculado a su tarja y a su productor.</w:t>
      </w:r>
    </w:p>
    <w:p w14:paraId="5CDB71C1" w14:textId="77777777" w:rsidR="009B08E6" w:rsidRDefault="009B08E6" w:rsidP="009B08E6">
      <w:pPr>
        <w:pStyle w:val="Ttulo2"/>
      </w:pPr>
      <w:bookmarkStart w:id="21" w:name="_Toc243155778"/>
      <w:r>
        <w:t>HU19 — Calcular el rendimiento y la merma (E4)</w:t>
      </w:r>
      <w:bookmarkEnd w:id="21"/>
    </w:p>
    <w:p w14:paraId="69A7E888" w14:textId="77777777" w:rsidR="009B08E6" w:rsidRDefault="009B08E6" w:rsidP="009B08E6">
      <w:pPr>
        <w:pStyle w:val="Ttulo3"/>
      </w:pPr>
      <w:r>
        <w:t>Definición</w:t>
      </w:r>
    </w:p>
    <w:p w14:paraId="69908710" w14:textId="77777777" w:rsidR="009B08E6" w:rsidRPr="00276999" w:rsidRDefault="009B08E6" w:rsidP="009B08E6">
      <w:pPr>
        <w:rPr>
          <w:lang w:val="es-ES" w:eastAsia="es-ES"/>
        </w:rPr>
      </w:pPr>
      <w:r>
        <w:rPr>
          <w:lang w:val="es-ES" w:eastAsia="es-ES"/>
        </w:rPr>
        <w:t>Como operador de proceso quiero ingresar uno o varios folios de proceso y que el sistema calcule el rendimiento y la merma de las tarjas de recepción asociadas, para no hacer el cálculo a mano.</w:t>
      </w:r>
    </w:p>
    <w:p w14:paraId="689A72F6" w14:textId="77777777" w:rsidR="009B08E6" w:rsidRDefault="009B08E6" w:rsidP="009B08E6">
      <w:pPr>
        <w:pStyle w:val="Ttulo3"/>
      </w:pPr>
      <w:r>
        <w:t>Criterios de Aceptación</w:t>
      </w:r>
    </w:p>
    <w:p w14:paraId="083934C4" w14:textId="77777777" w:rsidR="009B08E6" w:rsidRDefault="009B08E6" w:rsidP="009B08E6">
      <w:pPr>
        <w:pStyle w:val="Prrafodelista"/>
        <w:numPr>
          <w:ilvl w:val="0"/>
          <w:numId w:val="14"/>
        </w:numPr>
        <w:rPr>
          <w:lang w:val="es-ES" w:eastAsia="es-ES"/>
        </w:rPr>
      </w:pPr>
      <w:r>
        <w:rPr>
          <w:lang w:val="es-ES" w:eastAsia="es-ES"/>
        </w:rPr>
        <w:t>Ingreso uno o varios folios de proceso y el sistema busca las tarjas de recepción asociadas. No digito kilos.</w:t>
      </w:r>
    </w:p>
    <w:p w14:paraId="15A9FE2D" w14:textId="77777777" w:rsidR="009B08E6" w:rsidRDefault="009B08E6" w:rsidP="009B08E6">
      <w:pPr>
        <w:pStyle w:val="Prrafodelista"/>
        <w:numPr>
          <w:ilvl w:val="0"/>
          <w:numId w:val="14"/>
        </w:numPr>
        <w:rPr>
          <w:lang w:val="es-ES" w:eastAsia="es-ES"/>
        </w:rPr>
      </w:pPr>
      <w:r>
        <w:rPr>
          <w:lang w:val="es-ES" w:eastAsia="es-ES"/>
        </w:rPr>
        <w:t>Por cada tarja de recepción, el sistema muestra: kilos de entrada = kilos netos de la tarja de recepción; kilos procesados = suma de los kilos procesados de la tarja en todos sus procesos no anulados; merma = kilos de entrada − kilos procesados; rendimiento (%) = kilos procesados ÷ kilos de entrada × 100, con 2 decimales.</w:t>
      </w:r>
    </w:p>
    <w:p w14:paraId="3588B5F3" w14:textId="77777777" w:rsidR="009B08E6" w:rsidRDefault="009B08E6" w:rsidP="009B08E6">
      <w:pPr>
        <w:pStyle w:val="Prrafodelista"/>
        <w:numPr>
          <w:ilvl w:val="0"/>
          <w:numId w:val="14"/>
        </w:numPr>
        <w:rPr>
          <w:lang w:val="es-ES" w:eastAsia="es-ES"/>
        </w:rPr>
      </w:pPr>
      <w:r>
        <w:rPr>
          <w:lang w:val="es-ES" w:eastAsia="es-ES"/>
        </w:rPr>
        <w:t>También muestra el total de las tarjas consultadas, con su rendimiento y merma totales.</w:t>
      </w:r>
    </w:p>
    <w:p w14:paraId="58B90E8E" w14:textId="77777777" w:rsidR="009B08E6" w:rsidRDefault="009B08E6" w:rsidP="009B08E6">
      <w:pPr>
        <w:pStyle w:val="Prrafodelista"/>
        <w:numPr>
          <w:ilvl w:val="0"/>
          <w:numId w:val="14"/>
        </w:numPr>
        <w:rPr>
          <w:lang w:val="es-ES" w:eastAsia="es-ES"/>
        </w:rPr>
      </w:pPr>
      <w:r>
        <w:rPr>
          <w:lang w:val="es-ES" w:eastAsia="es-ES"/>
        </w:rPr>
        <w:t>Si una tarja todavía no está terminada, su merma y su rendimiento se muestran como provisionales.</w:t>
      </w:r>
    </w:p>
    <w:p w14:paraId="4E705146" w14:textId="77777777" w:rsidR="009B08E6" w:rsidRDefault="009B08E6" w:rsidP="009B08E6">
      <w:pPr>
        <w:pStyle w:val="Prrafodelista"/>
        <w:numPr>
          <w:ilvl w:val="0"/>
          <w:numId w:val="14"/>
        </w:numPr>
        <w:rPr>
          <w:lang w:val="es-ES" w:eastAsia="es-ES"/>
        </w:rPr>
      </w:pPr>
      <w:r>
        <w:rPr>
          <w:lang w:val="es-ES" w:eastAsia="es-ES"/>
        </w:rPr>
        <w:t>El cálculo se hace al consultar, con los procesos vigentes: si se anula un proceso, el resultado cambia solo, sin corregir nada a mano.</w:t>
      </w:r>
    </w:p>
    <w:p w14:paraId="45EAD5A7" w14:textId="77777777" w:rsidR="009B08E6" w:rsidRDefault="009B08E6" w:rsidP="009B08E6">
      <w:pPr>
        <w:pStyle w:val="Ttulo2"/>
      </w:pPr>
      <w:bookmarkStart w:id="22" w:name="_Toc243155779"/>
      <w:r>
        <w:t>HU20 — Editar una tarja después de impresa (E4)</w:t>
      </w:r>
      <w:bookmarkEnd w:id="22"/>
    </w:p>
    <w:p w14:paraId="5D133EBC" w14:textId="77777777" w:rsidR="009B08E6" w:rsidRDefault="009B08E6" w:rsidP="009B08E6">
      <w:pPr>
        <w:pStyle w:val="Ttulo3"/>
      </w:pPr>
      <w:r>
        <w:t>Definición</w:t>
      </w:r>
    </w:p>
    <w:p w14:paraId="465A8EAF" w14:textId="77777777" w:rsidR="009B08E6" w:rsidRPr="00276999" w:rsidRDefault="009B08E6" w:rsidP="009B08E6">
      <w:pPr>
        <w:rPr>
          <w:lang w:val="es-ES" w:eastAsia="es-ES"/>
        </w:rPr>
      </w:pPr>
      <w:r>
        <w:rPr>
          <w:lang w:val="es-ES" w:eastAsia="es-ES"/>
        </w:rPr>
        <w:t>Como operador de recepción o administrador quiero corregir una tarja ya impresa para arreglar errores de digitación sin perder el registro original.</w:t>
      </w:r>
    </w:p>
    <w:p w14:paraId="1B20A7FE" w14:textId="77777777" w:rsidR="009B08E6" w:rsidRDefault="009B08E6" w:rsidP="009B08E6">
      <w:pPr>
        <w:pStyle w:val="Ttulo3"/>
      </w:pPr>
      <w:r>
        <w:t>Criterios de Aceptación</w:t>
      </w:r>
    </w:p>
    <w:p w14:paraId="4ED97BA3" w14:textId="77777777" w:rsidR="009B08E6" w:rsidRDefault="009B08E6" w:rsidP="009B08E6">
      <w:pPr>
        <w:pStyle w:val="Prrafodelista"/>
        <w:numPr>
          <w:ilvl w:val="0"/>
          <w:numId w:val="14"/>
        </w:numPr>
        <w:rPr>
          <w:lang w:val="es-ES" w:eastAsia="es-ES"/>
        </w:rPr>
      </w:pPr>
      <w:r>
        <w:rPr>
          <w:lang w:val="es-ES" w:eastAsia="es-ES"/>
        </w:rPr>
        <w:t>Solo el operador de recepción y el administrador pueden editarla; la gerencia no, aunque tenga más rango.</w:t>
      </w:r>
    </w:p>
    <w:p w14:paraId="0868F72E" w14:textId="77777777" w:rsidR="009B08E6" w:rsidRDefault="009B08E6" w:rsidP="009B08E6">
      <w:pPr>
        <w:pStyle w:val="Prrafodelista"/>
        <w:numPr>
          <w:ilvl w:val="0"/>
          <w:numId w:val="14"/>
        </w:numPr>
        <w:rPr>
          <w:lang w:val="es-ES" w:eastAsia="es-ES"/>
        </w:rPr>
      </w:pPr>
      <w:r>
        <w:rPr>
          <w:lang w:val="es-ES" w:eastAsia="es-ES"/>
        </w:rPr>
        <w:t>Es obligatorio indicar el motivo del cambio.</w:t>
      </w:r>
    </w:p>
    <w:p w14:paraId="3DDF66D1" w14:textId="77777777" w:rsidR="009B08E6" w:rsidRDefault="009B08E6" w:rsidP="009B08E6">
      <w:pPr>
        <w:pStyle w:val="Prrafodelista"/>
        <w:numPr>
          <w:ilvl w:val="0"/>
          <w:numId w:val="14"/>
        </w:numPr>
        <w:rPr>
          <w:lang w:val="es-ES" w:eastAsia="es-ES"/>
        </w:rPr>
      </w:pPr>
      <w:r>
        <w:rPr>
          <w:lang w:val="es-ES" w:eastAsia="es-ES"/>
        </w:rPr>
        <w:t>No se puede editar una tarja que ya tiene kilos procesados (estado "parcial" o "procesada") ni una tarja anulada.</w:t>
      </w:r>
    </w:p>
    <w:p w14:paraId="3E78483A" w14:textId="77777777" w:rsidR="009B08E6" w:rsidRDefault="009B08E6" w:rsidP="009B08E6">
      <w:pPr>
        <w:pStyle w:val="Prrafodelista"/>
        <w:numPr>
          <w:ilvl w:val="0"/>
          <w:numId w:val="14"/>
        </w:numPr>
        <w:rPr>
          <w:lang w:val="es-ES" w:eastAsia="es-ES"/>
        </w:rPr>
      </w:pPr>
      <w:r>
        <w:rPr>
          <w:lang w:val="es-ES" w:eastAsia="es-ES"/>
        </w:rPr>
        <w:t>Al editarla, los kilos netos se recalculan con la tara guardada en la propia tarja.</w:t>
      </w:r>
    </w:p>
    <w:p w14:paraId="2777ACEB" w14:textId="77777777" w:rsidR="009B08E6" w:rsidRDefault="009B08E6" w:rsidP="009B08E6">
      <w:pPr>
        <w:pStyle w:val="Prrafodelista"/>
        <w:numPr>
          <w:ilvl w:val="0"/>
          <w:numId w:val="14"/>
        </w:numPr>
        <w:rPr>
          <w:lang w:val="es-ES" w:eastAsia="es-ES"/>
        </w:rPr>
      </w:pPr>
      <w:r>
        <w:rPr>
          <w:lang w:val="es-ES" w:eastAsia="es-ES"/>
        </w:rPr>
        <w:t>Cada edición guarda en la auditoría los valores de antes y después.</w:t>
      </w:r>
    </w:p>
    <w:p w14:paraId="353170AA" w14:textId="77777777" w:rsidR="009B08E6" w:rsidRDefault="009B08E6" w:rsidP="009B08E6">
      <w:pPr>
        <w:pStyle w:val="Ttulo2"/>
      </w:pPr>
      <w:bookmarkStart w:id="23" w:name="_Toc243155780"/>
      <w:r>
        <w:lastRenderedPageBreak/>
        <w:t>HU21 — Registrar la auditoría automáticamente (E4)</w:t>
      </w:r>
      <w:bookmarkEnd w:id="23"/>
    </w:p>
    <w:p w14:paraId="44BBF390" w14:textId="77777777" w:rsidR="009B08E6" w:rsidRDefault="009B08E6" w:rsidP="009B08E6">
      <w:pPr>
        <w:pStyle w:val="Ttulo3"/>
      </w:pPr>
      <w:r>
        <w:t>Definición</w:t>
      </w:r>
    </w:p>
    <w:p w14:paraId="797BB1ED" w14:textId="77777777" w:rsidR="009B08E6" w:rsidRPr="00276999" w:rsidRDefault="009B08E6" w:rsidP="009B08E6">
      <w:pPr>
        <w:rPr>
          <w:lang w:val="es-ES" w:eastAsia="es-ES"/>
        </w:rPr>
      </w:pPr>
      <w:r>
        <w:rPr>
          <w:lang w:val="es-ES" w:eastAsia="es-ES"/>
        </w:rPr>
        <w:t>Como administrador quiero que el sistema registre solo cada cambio en la información crítica para saber quién cambió qué y cuándo.</w:t>
      </w:r>
    </w:p>
    <w:p w14:paraId="1965D067" w14:textId="77777777" w:rsidR="009B08E6" w:rsidRDefault="009B08E6" w:rsidP="009B08E6">
      <w:pPr>
        <w:pStyle w:val="Ttulo3"/>
      </w:pPr>
      <w:r>
        <w:t>Criterios de Aceptación</w:t>
      </w:r>
    </w:p>
    <w:p w14:paraId="71F8CA45" w14:textId="77777777" w:rsidR="009B08E6" w:rsidRDefault="009B08E6" w:rsidP="009B08E6">
      <w:pPr>
        <w:pStyle w:val="Prrafodelista"/>
        <w:numPr>
          <w:ilvl w:val="0"/>
          <w:numId w:val="14"/>
        </w:numPr>
        <w:rPr>
          <w:lang w:val="es-ES" w:eastAsia="es-ES"/>
        </w:rPr>
      </w:pPr>
      <w:r>
        <w:rPr>
          <w:lang w:val="es-ES" w:eastAsia="es-ES"/>
        </w:rPr>
        <w:t>Se registran el usuario, la fecha y hora, la tabla, el registro, la acción y los valores de antes y después.</w:t>
      </w:r>
    </w:p>
    <w:p w14:paraId="7074A483" w14:textId="77777777" w:rsidR="009B08E6" w:rsidRDefault="009B08E6" w:rsidP="009B08E6">
      <w:pPr>
        <w:pStyle w:val="Prrafodelista"/>
        <w:numPr>
          <w:ilvl w:val="0"/>
          <w:numId w:val="14"/>
        </w:numPr>
        <w:rPr>
          <w:lang w:val="es-ES" w:eastAsia="es-ES"/>
        </w:rPr>
      </w:pPr>
      <w:r>
        <w:rPr>
          <w:lang w:val="es-ES" w:eastAsia="es-ES"/>
        </w:rPr>
        <w:t>La auditoría se guarda en la misma transacción que el cambio: si el cambio falla, no queda registro de auditoría.</w:t>
      </w:r>
    </w:p>
    <w:p w14:paraId="45D821B6" w14:textId="77777777" w:rsidR="009B08E6" w:rsidRDefault="009B08E6" w:rsidP="009B08E6">
      <w:pPr>
        <w:pStyle w:val="Prrafodelista"/>
        <w:numPr>
          <w:ilvl w:val="0"/>
          <w:numId w:val="14"/>
        </w:numPr>
        <w:rPr>
          <w:lang w:val="es-ES" w:eastAsia="es-ES"/>
        </w:rPr>
      </w:pPr>
      <w:r>
        <w:rPr>
          <w:lang w:val="es-ES" w:eastAsia="es-ES"/>
        </w:rPr>
        <w:t>Nadie puede editar ni borrar los registros de auditoría desde el sistema.</w:t>
      </w:r>
    </w:p>
    <w:p w14:paraId="0F922128" w14:textId="77777777" w:rsidR="009B08E6" w:rsidRDefault="009B08E6" w:rsidP="009B08E6">
      <w:pPr>
        <w:pStyle w:val="Prrafodelista"/>
        <w:numPr>
          <w:ilvl w:val="0"/>
          <w:numId w:val="14"/>
        </w:numPr>
        <w:rPr>
          <w:lang w:val="es-ES" w:eastAsia="es-ES"/>
        </w:rPr>
      </w:pPr>
      <w:r>
        <w:rPr>
          <w:lang w:val="es-ES" w:eastAsia="es-ES"/>
        </w:rPr>
        <w:t>Cuando la operación exige un motivo (edición de tarja, HU20), el motivo se guarda en el mismo registro de auditoría.</w:t>
      </w:r>
    </w:p>
    <w:p w14:paraId="740EAD6E" w14:textId="77777777" w:rsidR="009B08E6" w:rsidRDefault="009B08E6" w:rsidP="009B08E6">
      <w:pPr>
        <w:pStyle w:val="Ttulo2"/>
      </w:pPr>
      <w:bookmarkStart w:id="24" w:name="_Toc243155781"/>
      <w:r>
        <w:t>HU22 — Consultar la bitácora de auditoría (E4)</w:t>
      </w:r>
      <w:bookmarkEnd w:id="24"/>
    </w:p>
    <w:p w14:paraId="7220541D" w14:textId="77777777" w:rsidR="009B08E6" w:rsidRDefault="009B08E6" w:rsidP="009B08E6">
      <w:pPr>
        <w:pStyle w:val="Ttulo3"/>
      </w:pPr>
      <w:r>
        <w:t>Definición</w:t>
      </w:r>
    </w:p>
    <w:p w14:paraId="5D47BFD0" w14:textId="77777777" w:rsidR="009B08E6" w:rsidRPr="00276999" w:rsidRDefault="009B08E6" w:rsidP="009B08E6">
      <w:pPr>
        <w:rPr>
          <w:lang w:val="es-ES" w:eastAsia="es-ES"/>
        </w:rPr>
      </w:pPr>
      <w:r>
        <w:rPr>
          <w:lang w:val="es-ES" w:eastAsia="es-ES"/>
        </w:rPr>
        <w:t>Como administrador o gerencia quiero consultar la bitácora de cambios para aclarar diferencias y responder consultas.</w:t>
      </w:r>
    </w:p>
    <w:p w14:paraId="24968254" w14:textId="77777777" w:rsidR="009B08E6" w:rsidRDefault="009B08E6" w:rsidP="009B08E6">
      <w:pPr>
        <w:pStyle w:val="Ttulo3"/>
      </w:pPr>
      <w:r>
        <w:t>Criterios de Aceptación</w:t>
      </w:r>
    </w:p>
    <w:p w14:paraId="3D129C58" w14:textId="77777777" w:rsidR="009B08E6" w:rsidRDefault="009B08E6" w:rsidP="009B08E6">
      <w:pPr>
        <w:pStyle w:val="Prrafodelista"/>
        <w:numPr>
          <w:ilvl w:val="0"/>
          <w:numId w:val="14"/>
        </w:numPr>
        <w:rPr>
          <w:lang w:val="es-ES" w:eastAsia="es-ES"/>
        </w:rPr>
      </w:pPr>
      <w:r>
        <w:rPr>
          <w:lang w:val="es-ES" w:eastAsia="es-ES"/>
        </w:rPr>
        <w:t>Puedo filtrar por usuario, rango de fechas, tabla y acción.</w:t>
      </w:r>
    </w:p>
    <w:p w14:paraId="0E04AEEB" w14:textId="77777777" w:rsidR="009B08E6" w:rsidRDefault="009B08E6" w:rsidP="009B08E6">
      <w:pPr>
        <w:pStyle w:val="Prrafodelista"/>
        <w:numPr>
          <w:ilvl w:val="0"/>
          <w:numId w:val="14"/>
        </w:numPr>
        <w:rPr>
          <w:lang w:val="es-ES" w:eastAsia="es-ES"/>
        </w:rPr>
      </w:pPr>
      <w:r>
        <w:rPr>
          <w:lang w:val="es-ES" w:eastAsia="es-ES"/>
        </w:rPr>
        <w:t>Cada registro muestra qué cambió (valor anterior y valor nuevo).</w:t>
      </w:r>
    </w:p>
    <w:p w14:paraId="64B723C4" w14:textId="77777777" w:rsidR="009B08E6" w:rsidRDefault="009B08E6" w:rsidP="009B08E6">
      <w:pPr>
        <w:pStyle w:val="Prrafodelista"/>
        <w:numPr>
          <w:ilvl w:val="0"/>
          <w:numId w:val="14"/>
        </w:numPr>
        <w:rPr>
          <w:lang w:val="es-ES" w:eastAsia="es-ES"/>
        </w:rPr>
      </w:pPr>
      <w:r>
        <w:rPr>
          <w:lang w:val="es-ES" w:eastAsia="es-ES"/>
        </w:rPr>
        <w:t>Los operadores no tienen acceso a la bitácora.</w:t>
      </w:r>
    </w:p>
    <w:p w14:paraId="60E41175" w14:textId="77777777" w:rsidR="009B08E6" w:rsidRDefault="009B08E6" w:rsidP="009B08E6">
      <w:pPr>
        <w:pStyle w:val="Ttulo2"/>
      </w:pPr>
      <w:bookmarkStart w:id="25" w:name="_Toc243155782"/>
      <w:r>
        <w:t>HU23 — Consultar la trazabilidad de una tarja (E4)</w:t>
      </w:r>
      <w:bookmarkEnd w:id="25"/>
    </w:p>
    <w:p w14:paraId="287EADFE" w14:textId="77777777" w:rsidR="009B08E6" w:rsidRDefault="009B08E6" w:rsidP="009B08E6">
      <w:pPr>
        <w:pStyle w:val="Ttulo3"/>
      </w:pPr>
      <w:r>
        <w:t>Definición</w:t>
      </w:r>
    </w:p>
    <w:p w14:paraId="1EE59FC0" w14:textId="77777777" w:rsidR="009B08E6" w:rsidRPr="00276999" w:rsidRDefault="009B08E6" w:rsidP="009B08E6">
      <w:pPr>
        <w:rPr>
          <w:lang w:val="es-ES" w:eastAsia="es-ES"/>
        </w:rPr>
      </w:pPr>
      <w:r>
        <w:rPr>
          <w:lang w:val="es-ES" w:eastAsia="es-ES"/>
        </w:rPr>
        <w:t>Como gerencia quiero ver el recorrido completo de una tarja para responder reclamos y consultas de productores.</w:t>
      </w:r>
    </w:p>
    <w:p w14:paraId="6A2E3E3F" w14:textId="77777777" w:rsidR="009B08E6" w:rsidRDefault="009B08E6" w:rsidP="009B08E6">
      <w:pPr>
        <w:pStyle w:val="Ttulo3"/>
      </w:pPr>
      <w:r>
        <w:t>Criterios de Aceptación</w:t>
      </w:r>
    </w:p>
    <w:p w14:paraId="0B16EB41" w14:textId="77777777" w:rsidR="009B08E6" w:rsidRDefault="009B08E6" w:rsidP="009B08E6">
      <w:pPr>
        <w:pStyle w:val="Prrafodelista"/>
        <w:numPr>
          <w:ilvl w:val="0"/>
          <w:numId w:val="14"/>
        </w:numPr>
        <w:rPr>
          <w:lang w:val="es-ES" w:eastAsia="es-ES"/>
        </w:rPr>
      </w:pPr>
      <w:r>
        <w:rPr>
          <w:lang w:val="es-ES" w:eastAsia="es-ES"/>
        </w:rPr>
        <w:t>A partir del número de tarja, veo el productor, los datos de la recepción, los procesos en que entró (folio, kilos procesados en cada uno y resultado) y los kilos que quedan pendientes.</w:t>
      </w:r>
    </w:p>
    <w:p w14:paraId="094BD377" w14:textId="77777777" w:rsidR="009B08E6" w:rsidRDefault="009B08E6" w:rsidP="009B08E6">
      <w:pPr>
        <w:pStyle w:val="Prrafodelista"/>
        <w:numPr>
          <w:ilvl w:val="0"/>
          <w:numId w:val="14"/>
        </w:numPr>
        <w:rPr>
          <w:lang w:val="es-ES" w:eastAsia="es-ES"/>
        </w:rPr>
      </w:pPr>
      <w:r>
        <w:rPr>
          <w:lang w:val="es-ES" w:eastAsia="es-ES"/>
        </w:rPr>
        <w:t>Veo el historial de cambios de esa tarja.</w:t>
      </w:r>
    </w:p>
    <w:p w14:paraId="3CFC2E35" w14:textId="77777777" w:rsidR="009B08E6" w:rsidRDefault="009B08E6" w:rsidP="009B08E6">
      <w:pPr>
        <w:pStyle w:val="Prrafodelista"/>
        <w:numPr>
          <w:ilvl w:val="0"/>
          <w:numId w:val="14"/>
        </w:numPr>
        <w:rPr>
          <w:lang w:val="es-ES" w:eastAsia="es-ES"/>
        </w:rPr>
      </w:pPr>
      <w:r>
        <w:rPr>
          <w:lang w:val="es-ES" w:eastAsia="es-ES"/>
        </w:rPr>
        <w:t>La consulta no permite modificar datos.</w:t>
      </w:r>
    </w:p>
    <w:p w14:paraId="31858703" w14:textId="77777777" w:rsidR="009B08E6" w:rsidRDefault="009B08E6" w:rsidP="009B08E6">
      <w:pPr>
        <w:pStyle w:val="Ttulo2"/>
      </w:pPr>
      <w:bookmarkStart w:id="26" w:name="_Toc243155783"/>
      <w:r>
        <w:lastRenderedPageBreak/>
        <w:t>HU24 — Anular una tarja de recepción (E3)</w:t>
      </w:r>
      <w:bookmarkEnd w:id="26"/>
    </w:p>
    <w:p w14:paraId="6A995D2C" w14:textId="77777777" w:rsidR="009B08E6" w:rsidRDefault="009B08E6" w:rsidP="009B08E6">
      <w:pPr>
        <w:pStyle w:val="Ttulo3"/>
      </w:pPr>
      <w:r>
        <w:t>Definición</w:t>
      </w:r>
    </w:p>
    <w:p w14:paraId="18984E15" w14:textId="77777777" w:rsidR="009B08E6" w:rsidRPr="00276999" w:rsidRDefault="009B08E6" w:rsidP="009B08E6">
      <w:pPr>
        <w:rPr>
          <w:lang w:val="es-ES" w:eastAsia="es-ES"/>
        </w:rPr>
      </w:pPr>
      <w:r>
        <w:rPr>
          <w:lang w:val="es-ES" w:eastAsia="es-ES"/>
        </w:rPr>
        <w:t>Como administrador quiero anular una tarja de recepción registrada por error para que no cuente en el stock ni pueda procesarse, sin perder su registro.</w:t>
      </w:r>
    </w:p>
    <w:p w14:paraId="25F84117" w14:textId="77777777" w:rsidR="009B08E6" w:rsidRDefault="009B08E6" w:rsidP="009B08E6">
      <w:pPr>
        <w:pStyle w:val="Ttulo3"/>
      </w:pPr>
      <w:r>
        <w:t>Criterios de Aceptación</w:t>
      </w:r>
    </w:p>
    <w:p w14:paraId="3FE5D171" w14:textId="77777777" w:rsidR="009B08E6" w:rsidRDefault="009B08E6" w:rsidP="009B08E6">
      <w:pPr>
        <w:pStyle w:val="Prrafodelista"/>
        <w:numPr>
          <w:ilvl w:val="0"/>
          <w:numId w:val="14"/>
        </w:numPr>
        <w:rPr>
          <w:lang w:val="es-ES" w:eastAsia="es-ES"/>
        </w:rPr>
      </w:pPr>
      <w:r>
        <w:rPr>
          <w:lang w:val="es-ES" w:eastAsia="es-ES"/>
        </w:rPr>
        <w:t>Solo el administrador puede anular una tarja. No se exige motivo; la auditoría registra quién la anuló y cuándo.</w:t>
      </w:r>
    </w:p>
    <w:p w14:paraId="6EA0BDD4" w14:textId="77777777" w:rsidR="009B08E6" w:rsidRDefault="009B08E6" w:rsidP="009B08E6">
      <w:pPr>
        <w:pStyle w:val="Prrafodelista"/>
        <w:numPr>
          <w:ilvl w:val="0"/>
          <w:numId w:val="14"/>
        </w:numPr>
        <w:rPr>
          <w:lang w:val="es-ES" w:eastAsia="es-ES"/>
        </w:rPr>
      </w:pPr>
      <w:r>
        <w:rPr>
          <w:lang w:val="es-ES" w:eastAsia="es-ES"/>
        </w:rPr>
        <w:t>No se puede anular una tarja con kilos en procesos no anulados. Primero se anulan esos procesos (HU25) y después la tarja.</w:t>
      </w:r>
    </w:p>
    <w:p w14:paraId="279F6FCB" w14:textId="77777777" w:rsidR="009B08E6" w:rsidRDefault="009B08E6" w:rsidP="009B08E6">
      <w:pPr>
        <w:pStyle w:val="Prrafodelista"/>
        <w:numPr>
          <w:ilvl w:val="0"/>
          <w:numId w:val="14"/>
        </w:numPr>
        <w:rPr>
          <w:lang w:val="es-ES" w:eastAsia="es-ES"/>
        </w:rPr>
      </w:pPr>
      <w:r>
        <w:rPr>
          <w:lang w:val="es-ES" w:eastAsia="es-ES"/>
        </w:rPr>
        <w:t>La tarja queda en estado "anulada" y no se borra. Su número no se reutiliza.</w:t>
      </w:r>
    </w:p>
    <w:p w14:paraId="2A90894D" w14:textId="77777777" w:rsidR="009B08E6" w:rsidRDefault="009B08E6" w:rsidP="009B08E6">
      <w:pPr>
        <w:pStyle w:val="Prrafodelista"/>
        <w:numPr>
          <w:ilvl w:val="0"/>
          <w:numId w:val="14"/>
        </w:numPr>
        <w:rPr>
          <w:lang w:val="es-ES" w:eastAsia="es-ES"/>
        </w:rPr>
      </w:pPr>
      <w:r>
        <w:rPr>
          <w:lang w:val="es-ES" w:eastAsia="es-ES"/>
        </w:rPr>
        <w:t>La entrada de bandejas que generó la tarja deja de sumar al saldo del productor.</w:t>
      </w:r>
    </w:p>
    <w:p w14:paraId="05F01E8D" w14:textId="77777777" w:rsidR="009B08E6" w:rsidRDefault="009B08E6" w:rsidP="009B08E6">
      <w:pPr>
        <w:pStyle w:val="Prrafodelista"/>
        <w:numPr>
          <w:ilvl w:val="0"/>
          <w:numId w:val="14"/>
        </w:numPr>
        <w:rPr>
          <w:lang w:val="es-ES" w:eastAsia="es-ES"/>
        </w:rPr>
      </w:pPr>
      <w:r>
        <w:rPr>
          <w:lang w:val="es-ES" w:eastAsia="es-ES"/>
        </w:rPr>
        <w:t>Una tarja anulada no se puede editar ni procesar, pero sigue apareciendo en las consultas filtrando por estado.</w:t>
      </w:r>
    </w:p>
    <w:p w14:paraId="67D0B6F3" w14:textId="77777777" w:rsidR="009B08E6" w:rsidRDefault="009B08E6" w:rsidP="009B08E6">
      <w:pPr>
        <w:pStyle w:val="Prrafodelista"/>
        <w:numPr>
          <w:ilvl w:val="0"/>
          <w:numId w:val="14"/>
        </w:numPr>
        <w:rPr>
          <w:lang w:val="es-ES" w:eastAsia="es-ES"/>
        </w:rPr>
      </w:pPr>
      <w:r>
        <w:rPr>
          <w:lang w:val="es-ES" w:eastAsia="es-ES"/>
        </w:rPr>
        <w:t>La anulación, la reversión de bandejas y la auditoría se guardan en una sola transacción.</w:t>
      </w:r>
    </w:p>
    <w:p w14:paraId="4D077D2A" w14:textId="77777777" w:rsidR="009B08E6" w:rsidRDefault="009B08E6" w:rsidP="009B08E6">
      <w:pPr>
        <w:pStyle w:val="Ttulo2"/>
      </w:pPr>
      <w:bookmarkStart w:id="27" w:name="_Toc243155784"/>
      <w:r>
        <w:t>HU25 — Anular un proceso (E4)</w:t>
      </w:r>
      <w:bookmarkEnd w:id="27"/>
    </w:p>
    <w:p w14:paraId="33599BE2" w14:textId="77777777" w:rsidR="009B08E6" w:rsidRDefault="009B08E6" w:rsidP="009B08E6">
      <w:pPr>
        <w:pStyle w:val="Ttulo3"/>
      </w:pPr>
      <w:r>
        <w:t>Definición</w:t>
      </w:r>
    </w:p>
    <w:p w14:paraId="0FBE0EF6" w14:textId="77777777" w:rsidR="009B08E6" w:rsidRPr="00276999" w:rsidRDefault="009B08E6" w:rsidP="009B08E6">
      <w:pPr>
        <w:rPr>
          <w:lang w:val="es-ES" w:eastAsia="es-ES"/>
        </w:rPr>
      </w:pPr>
      <w:r>
        <w:rPr>
          <w:lang w:val="es-ES" w:eastAsia="es-ES"/>
        </w:rPr>
        <w:t>Como administrador quiero anular un proceso registrado por error para que los kilos de sus tarjas vuelvan a quedar disponibles.</w:t>
      </w:r>
    </w:p>
    <w:p w14:paraId="0950AF63" w14:textId="77777777" w:rsidR="009B08E6" w:rsidRDefault="009B08E6" w:rsidP="009B08E6">
      <w:pPr>
        <w:pStyle w:val="Ttulo3"/>
      </w:pPr>
      <w:r>
        <w:t>Criterios de Aceptación</w:t>
      </w:r>
    </w:p>
    <w:p w14:paraId="77652F65" w14:textId="77777777" w:rsidR="009B08E6" w:rsidRDefault="009B08E6" w:rsidP="009B08E6">
      <w:pPr>
        <w:pStyle w:val="Prrafodelista"/>
        <w:numPr>
          <w:ilvl w:val="0"/>
          <w:numId w:val="14"/>
        </w:numPr>
        <w:rPr>
          <w:lang w:val="es-ES" w:eastAsia="es-ES"/>
        </w:rPr>
      </w:pPr>
      <w:r>
        <w:rPr>
          <w:lang w:val="es-ES" w:eastAsia="es-ES"/>
        </w:rPr>
        <w:t>Solo el administrador puede anular un proceso. No se exige motivo; la auditoría registra quién lo anuló y cuándo.</w:t>
      </w:r>
    </w:p>
    <w:p w14:paraId="7FD82C00" w14:textId="77777777" w:rsidR="009B08E6" w:rsidRDefault="009B08E6" w:rsidP="009B08E6">
      <w:pPr>
        <w:pStyle w:val="Prrafodelista"/>
        <w:numPr>
          <w:ilvl w:val="0"/>
          <w:numId w:val="14"/>
        </w:numPr>
        <w:rPr>
          <w:lang w:val="es-ES" w:eastAsia="es-ES"/>
        </w:rPr>
      </w:pPr>
      <w:r>
        <w:rPr>
          <w:lang w:val="es-ES" w:eastAsia="es-ES"/>
        </w:rPr>
        <w:t>El proceso queda marcado como anulado y no se borra. Su folio no se reutiliza.</w:t>
      </w:r>
    </w:p>
    <w:p w14:paraId="231CF503" w14:textId="77777777" w:rsidR="009B08E6" w:rsidRDefault="009B08E6" w:rsidP="009B08E6">
      <w:pPr>
        <w:pStyle w:val="Prrafodelista"/>
        <w:numPr>
          <w:ilvl w:val="0"/>
          <w:numId w:val="14"/>
        </w:numPr>
        <w:rPr>
          <w:lang w:val="es-ES" w:eastAsia="es-ES"/>
        </w:rPr>
      </w:pPr>
      <w:r>
        <w:rPr>
          <w:lang w:val="es-ES" w:eastAsia="es-ES"/>
        </w:rPr>
        <w:t>Los kilos del proceso dejan de contar y su marca de "tarja terminada" se pierde. Cada una de sus tarjas vuelve a "recepcionada" o "parcial" según los procesos no anulados que le quedan.</w:t>
      </w:r>
    </w:p>
    <w:p w14:paraId="28F0350E" w14:textId="77777777" w:rsidR="009B08E6" w:rsidRDefault="009B08E6" w:rsidP="009B08E6">
      <w:pPr>
        <w:pStyle w:val="Prrafodelista"/>
        <w:numPr>
          <w:ilvl w:val="0"/>
          <w:numId w:val="14"/>
        </w:numPr>
        <w:rPr>
          <w:lang w:val="es-ES" w:eastAsia="es-ES"/>
        </w:rPr>
      </w:pPr>
      <w:r>
        <w:rPr>
          <w:lang w:val="es-ES" w:eastAsia="es-ES"/>
        </w:rPr>
        <w:t>La anulación, el cambio de estado de las tarjas y la auditoría se guardan en una sola transacción.</w:t>
      </w:r>
    </w:p>
    <w:p w14:paraId="22302012" w14:textId="77777777" w:rsidR="00FE66DE" w:rsidRDefault="00FE66DE">
      <w:r>
        <w:br w:type="page"/>
      </w:r>
    </w:p>
    <w:p w14:paraId="2B4B1F0B" w14:textId="77777777" w:rsidR="009B08E6" w:rsidRPr="00276999" w:rsidRDefault="009B08E6" w:rsidP="009B08E6"/>
    <w:p w14:paraId="7BF2ADED" w14:textId="77777777" w:rsidR="005C7BC8" w:rsidRDefault="009B08E6" w:rsidP="009B08E6">
      <w:pPr>
        <w:pStyle w:val="Ttulo1"/>
        <w:rPr>
          <w:lang w:val="es-ES" w:eastAsia="es-ES"/>
        </w:rPr>
      </w:pPr>
      <w:bookmarkStart w:id="28" w:name="_Toc243155785"/>
      <w:r>
        <w:rPr>
          <w:lang w:val="es-ES" w:eastAsia="es-ES"/>
        </w:rPr>
        <w:t>Backlog</w:t>
      </w:r>
      <w:bookmarkEnd w:id="28"/>
    </w:p>
    <w:p w14:paraId="2807617F" w14:textId="77777777" w:rsidR="009B08E6" w:rsidRDefault="009B08E6" w:rsidP="009B08E6">
      <w:pPr>
        <w:pStyle w:val="Ttulo2"/>
        <w:rPr>
          <w:lang w:val="es-ES" w:eastAsia="es-ES"/>
        </w:rPr>
      </w:pPr>
      <w:bookmarkStart w:id="29" w:name="_Toc243155786"/>
      <w:r>
        <w:rPr>
          <w:lang w:val="es-ES" w:eastAsia="es-ES"/>
        </w:rPr>
        <w:t>Historias con su peso relativo</w:t>
      </w:r>
      <w:bookmarkEnd w:id="29"/>
    </w:p>
    <w:p w14:paraId="3E341D7A" w14:textId="77777777" w:rsidR="009B08E6" w:rsidRDefault="009B08E6" w:rsidP="009B08E6">
      <w:pPr>
        <w:rPr>
          <w:lang w:val="es-ES" w:eastAsia="es-ES"/>
        </w:rPr>
      </w:pPr>
      <w:r>
        <w:t>Pesos en Story Points (escala Fibonacci), estimados con Poker Planning. Por épica: E1 = 19, E2 = 14, E3 = 25 y E4 = 26 Story Points. HU24 y HU25 se agregaron el 04/10/2026 y están por estimar.</w:t>
      </w:r>
    </w:p>
    <w:tbl>
      <w:tblPr>
        <w:tblStyle w:val="Tablaconcuadrcula1clara-nfasis1"/>
        <w:tblW w:w="0" w:type="auto"/>
        <w:tblLook w:val="04A0" w:firstRow="1" w:lastRow="0" w:firstColumn="1" w:lastColumn="0" w:noHBand="0" w:noVBand="1"/>
      </w:tblPr>
      <w:tblGrid>
        <w:gridCol w:w="6449"/>
        <w:gridCol w:w="1276"/>
      </w:tblGrid>
      <w:tr w:rsidR="009B08E6" w14:paraId="437CE281" w14:textId="77777777" w:rsidTr="009B08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9" w:type="dxa"/>
          </w:tcPr>
          <w:p w14:paraId="705BB113" w14:textId="77777777" w:rsidR="009B08E6" w:rsidRDefault="009B08E6" w:rsidP="009B08E6">
            <w:pPr>
              <w:rPr>
                <w:lang w:val="es-ES" w:eastAsia="es-ES"/>
              </w:rPr>
            </w:pPr>
            <w:r>
              <w:rPr>
                <w:lang w:val="es-ES" w:eastAsia="es-ES"/>
              </w:rPr>
              <w:t>Historia</w:t>
            </w:r>
          </w:p>
        </w:tc>
        <w:tc>
          <w:tcPr>
            <w:tcW w:w="1276" w:type="dxa"/>
          </w:tcPr>
          <w:p w14:paraId="08A52B5A" w14:textId="77777777" w:rsidR="009B08E6" w:rsidRDefault="009B08E6" w:rsidP="009B08E6">
            <w:pPr>
              <w:cnfStyle w:val="100000000000" w:firstRow="1" w:lastRow="0" w:firstColumn="0" w:lastColumn="0" w:oddVBand="0" w:evenVBand="0" w:oddHBand="0" w:evenHBand="0" w:firstRowFirstColumn="0" w:firstRowLastColumn="0" w:lastRowFirstColumn="0" w:lastRowLastColumn="0"/>
              <w:rPr>
                <w:lang w:val="es-ES" w:eastAsia="es-ES"/>
              </w:rPr>
            </w:pPr>
            <w:r>
              <w:rPr>
                <w:lang w:val="es-ES" w:eastAsia="es-ES"/>
              </w:rPr>
              <w:t>Peso</w:t>
            </w:r>
          </w:p>
        </w:tc>
      </w:tr>
      <w:tr w:rsidR="009B08E6" w14:paraId="4DA47BC6"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290A3B4B" w14:textId="77777777" w:rsidR="009B08E6" w:rsidRDefault="009B08E6" w:rsidP="009B08E6">
            <w:pPr>
              <w:rPr>
                <w:lang w:val="es-ES" w:eastAsia="es-ES"/>
              </w:rPr>
            </w:pPr>
            <w:r>
              <w:rPr>
                <w:rFonts w:cstheme="minorHAnsi"/>
                <w:sz w:val="20"/>
                <w:lang w:val="es-ES" w:eastAsia="es-ES"/>
              </w:rPr>
              <w:t>HU01 Iniciar sesión (E1)</w:t>
            </w:r>
          </w:p>
        </w:tc>
        <w:tc>
          <w:tcPr>
            <w:tcW w:w="1276" w:type="dxa"/>
          </w:tcPr>
          <w:p w14:paraId="08916A37"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5</w:t>
            </w:r>
          </w:p>
        </w:tc>
      </w:tr>
      <w:tr w:rsidR="009B08E6" w14:paraId="681CAB64"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3A2D32D2" w14:textId="77777777" w:rsidR="009B08E6" w:rsidRDefault="009B08E6" w:rsidP="009B08E6">
            <w:pPr>
              <w:rPr>
                <w:lang w:val="es-ES" w:eastAsia="es-ES"/>
              </w:rPr>
            </w:pPr>
            <w:r>
              <w:rPr>
                <w:rFonts w:cstheme="minorHAnsi"/>
                <w:sz w:val="20"/>
                <w:lang w:val="es-ES" w:eastAsia="es-ES"/>
              </w:rPr>
              <w:t>HU02 Consultar mi perfil y ver el menú según mi rol (E1)</w:t>
            </w:r>
          </w:p>
        </w:tc>
        <w:tc>
          <w:tcPr>
            <w:tcW w:w="1276" w:type="dxa"/>
          </w:tcPr>
          <w:p w14:paraId="73037E99"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3</w:t>
            </w:r>
          </w:p>
        </w:tc>
      </w:tr>
      <w:tr w:rsidR="009B08E6" w14:paraId="62C019B4"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2EE80641" w14:textId="77777777" w:rsidR="009B08E6" w:rsidRDefault="009B08E6" w:rsidP="009B08E6">
            <w:pPr>
              <w:rPr>
                <w:lang w:val="es-ES" w:eastAsia="es-ES"/>
              </w:rPr>
            </w:pPr>
            <w:r>
              <w:rPr>
                <w:rFonts w:cstheme="minorHAnsi"/>
                <w:sz w:val="20"/>
                <w:lang w:val="es-ES" w:eastAsia="es-ES"/>
              </w:rPr>
              <w:t>HU03 Crear usuarios (E1)</w:t>
            </w:r>
          </w:p>
        </w:tc>
        <w:tc>
          <w:tcPr>
            <w:tcW w:w="1276" w:type="dxa"/>
          </w:tcPr>
          <w:p w14:paraId="1644A6CF"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3</w:t>
            </w:r>
          </w:p>
        </w:tc>
      </w:tr>
      <w:tr w:rsidR="009B08E6" w14:paraId="2B73188F"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7EA70BAB" w14:textId="77777777" w:rsidR="009B08E6" w:rsidRDefault="009B08E6" w:rsidP="009B08E6">
            <w:pPr>
              <w:rPr>
                <w:lang w:val="es-ES" w:eastAsia="es-ES"/>
              </w:rPr>
            </w:pPr>
            <w:r>
              <w:rPr>
                <w:rFonts w:cstheme="minorHAnsi"/>
                <w:sz w:val="20"/>
                <w:lang w:val="es-ES" w:eastAsia="es-ES"/>
              </w:rPr>
              <w:t>HU04 Editar, activar y desactivar usuarios (E1)</w:t>
            </w:r>
          </w:p>
        </w:tc>
        <w:tc>
          <w:tcPr>
            <w:tcW w:w="1276" w:type="dxa"/>
          </w:tcPr>
          <w:p w14:paraId="697793EF"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3</w:t>
            </w:r>
          </w:p>
        </w:tc>
      </w:tr>
      <w:tr w:rsidR="009B08E6" w14:paraId="4BC436A6"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7981EC87" w14:textId="77777777" w:rsidR="009B08E6" w:rsidRDefault="009B08E6" w:rsidP="009B08E6">
            <w:pPr>
              <w:rPr>
                <w:lang w:val="es-ES" w:eastAsia="es-ES"/>
              </w:rPr>
            </w:pPr>
            <w:r>
              <w:rPr>
                <w:rFonts w:cstheme="minorHAnsi"/>
                <w:sz w:val="20"/>
                <w:lang w:val="es-ES" w:eastAsia="es-ES"/>
              </w:rPr>
              <w:t>HU05 Listar usuarios (E1)</w:t>
            </w:r>
          </w:p>
        </w:tc>
        <w:tc>
          <w:tcPr>
            <w:tcW w:w="1276" w:type="dxa"/>
          </w:tcPr>
          <w:p w14:paraId="085BFB4C"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2</w:t>
            </w:r>
          </w:p>
        </w:tc>
      </w:tr>
      <w:tr w:rsidR="009B08E6" w14:paraId="4C7D4042"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4171664E" w14:textId="77777777" w:rsidR="009B08E6" w:rsidRDefault="009B08E6" w:rsidP="009B08E6">
            <w:pPr>
              <w:rPr>
                <w:lang w:val="es-ES" w:eastAsia="es-ES"/>
              </w:rPr>
            </w:pPr>
            <w:r>
              <w:rPr>
                <w:rFonts w:cstheme="minorHAnsi"/>
                <w:sz w:val="20"/>
                <w:lang w:val="es-ES" w:eastAsia="es-ES"/>
              </w:rPr>
              <w:t>HU06 Restringir el acceso por rol (E1)</w:t>
            </w:r>
          </w:p>
        </w:tc>
        <w:tc>
          <w:tcPr>
            <w:tcW w:w="1276" w:type="dxa"/>
          </w:tcPr>
          <w:p w14:paraId="366E9CAC"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3</w:t>
            </w:r>
          </w:p>
        </w:tc>
      </w:tr>
      <w:tr w:rsidR="009B08E6" w14:paraId="71AB2093"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7C1712A4" w14:textId="77777777" w:rsidR="009B08E6" w:rsidRDefault="009B08E6" w:rsidP="009B08E6">
            <w:pPr>
              <w:rPr>
                <w:lang w:val="es-ES" w:eastAsia="es-ES"/>
              </w:rPr>
            </w:pPr>
            <w:r>
              <w:rPr>
                <w:rFonts w:cstheme="minorHAnsi"/>
                <w:sz w:val="20"/>
                <w:lang w:val="es-ES" w:eastAsia="es-ES"/>
              </w:rPr>
              <w:t>HU07 Gestionar productores (E2)</w:t>
            </w:r>
          </w:p>
        </w:tc>
        <w:tc>
          <w:tcPr>
            <w:tcW w:w="1276" w:type="dxa"/>
          </w:tcPr>
          <w:p w14:paraId="1C3328A6"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5</w:t>
            </w:r>
          </w:p>
        </w:tc>
      </w:tr>
      <w:tr w:rsidR="009B08E6" w14:paraId="552AD339"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4D0D910D" w14:textId="77777777" w:rsidR="009B08E6" w:rsidRDefault="009B08E6" w:rsidP="009B08E6">
            <w:pPr>
              <w:rPr>
                <w:lang w:val="es-ES" w:eastAsia="es-ES"/>
              </w:rPr>
            </w:pPr>
            <w:r>
              <w:rPr>
                <w:rFonts w:cstheme="minorHAnsi"/>
                <w:sz w:val="20"/>
                <w:lang w:val="es-ES" w:eastAsia="es-ES"/>
              </w:rPr>
              <w:t>HU08 Gestionar especies y variedades (E2)</w:t>
            </w:r>
          </w:p>
        </w:tc>
        <w:tc>
          <w:tcPr>
            <w:tcW w:w="1276" w:type="dxa"/>
          </w:tcPr>
          <w:p w14:paraId="1C827E0F"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3</w:t>
            </w:r>
          </w:p>
        </w:tc>
      </w:tr>
      <w:tr w:rsidR="009B08E6" w14:paraId="6D74F766"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66F62060" w14:textId="77777777" w:rsidR="009B08E6" w:rsidRDefault="009B08E6" w:rsidP="009B08E6">
            <w:pPr>
              <w:rPr>
                <w:lang w:val="es-ES" w:eastAsia="es-ES"/>
              </w:rPr>
            </w:pPr>
            <w:r>
              <w:rPr>
                <w:rFonts w:cstheme="minorHAnsi"/>
                <w:sz w:val="20"/>
                <w:lang w:val="es-ES" w:eastAsia="es-ES"/>
              </w:rPr>
              <w:t>HU09 Gestionar calidades y sistemas productivos (E2)</w:t>
            </w:r>
          </w:p>
        </w:tc>
        <w:tc>
          <w:tcPr>
            <w:tcW w:w="1276" w:type="dxa"/>
          </w:tcPr>
          <w:p w14:paraId="0B44E795"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2</w:t>
            </w:r>
          </w:p>
        </w:tc>
      </w:tr>
      <w:tr w:rsidR="009B08E6" w14:paraId="63D9DD58"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3B43EDB4" w14:textId="77777777" w:rsidR="009B08E6" w:rsidRDefault="009B08E6" w:rsidP="009B08E6">
            <w:pPr>
              <w:rPr>
                <w:lang w:val="es-ES" w:eastAsia="es-ES"/>
              </w:rPr>
            </w:pPr>
            <w:r>
              <w:rPr>
                <w:rFonts w:cstheme="minorHAnsi"/>
                <w:sz w:val="20"/>
                <w:lang w:val="es-ES" w:eastAsia="es-ES"/>
              </w:rPr>
              <w:t>HU10 Gestionar tipos de bandeja y embalajes (E2)</w:t>
            </w:r>
          </w:p>
        </w:tc>
        <w:tc>
          <w:tcPr>
            <w:tcW w:w="1276" w:type="dxa"/>
          </w:tcPr>
          <w:p w14:paraId="3802F0BA"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2</w:t>
            </w:r>
          </w:p>
        </w:tc>
      </w:tr>
      <w:tr w:rsidR="009B08E6" w14:paraId="42556201"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380D67A3" w14:textId="77777777" w:rsidR="009B08E6" w:rsidRDefault="009B08E6" w:rsidP="009B08E6">
            <w:pPr>
              <w:rPr>
                <w:lang w:val="es-ES" w:eastAsia="es-ES"/>
              </w:rPr>
            </w:pPr>
            <w:r>
              <w:rPr>
                <w:rFonts w:cstheme="minorHAnsi"/>
                <w:sz w:val="20"/>
                <w:lang w:val="es-ES" w:eastAsia="es-ES"/>
              </w:rPr>
              <w:t>HU11 Seleccionar datos de catálogo en los formularios (E2)</w:t>
            </w:r>
          </w:p>
        </w:tc>
        <w:tc>
          <w:tcPr>
            <w:tcW w:w="1276" w:type="dxa"/>
          </w:tcPr>
          <w:p w14:paraId="754DBCEA"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2</w:t>
            </w:r>
          </w:p>
        </w:tc>
      </w:tr>
      <w:tr w:rsidR="009B08E6" w14:paraId="6F86B485"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609DAA16" w14:textId="77777777" w:rsidR="009B08E6" w:rsidRDefault="009B08E6" w:rsidP="009B08E6">
            <w:pPr>
              <w:rPr>
                <w:lang w:val="es-ES" w:eastAsia="es-ES"/>
              </w:rPr>
            </w:pPr>
            <w:r>
              <w:rPr>
                <w:rFonts w:cstheme="minorHAnsi"/>
                <w:sz w:val="20"/>
                <w:lang w:val="es-ES" w:eastAsia="es-ES"/>
              </w:rPr>
              <w:t>HU12 Registrar una tarja de recepción (E3)</w:t>
            </w:r>
          </w:p>
        </w:tc>
        <w:tc>
          <w:tcPr>
            <w:tcW w:w="1276" w:type="dxa"/>
          </w:tcPr>
          <w:p w14:paraId="1B92F326"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8</w:t>
            </w:r>
          </w:p>
        </w:tc>
      </w:tr>
      <w:tr w:rsidR="009B08E6" w14:paraId="04894F51"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1DC8499B" w14:textId="77777777" w:rsidR="009B08E6" w:rsidRDefault="009B08E6" w:rsidP="009B08E6">
            <w:pPr>
              <w:rPr>
                <w:lang w:val="es-ES" w:eastAsia="es-ES"/>
              </w:rPr>
            </w:pPr>
            <w:r>
              <w:rPr>
                <w:rFonts w:cstheme="minorHAnsi"/>
                <w:sz w:val="20"/>
                <w:lang w:val="es-ES" w:eastAsia="es-ES"/>
              </w:rPr>
              <w:t>HU13 Numerar las tarjas automáticamente (E3)</w:t>
            </w:r>
          </w:p>
        </w:tc>
        <w:tc>
          <w:tcPr>
            <w:tcW w:w="1276" w:type="dxa"/>
          </w:tcPr>
          <w:p w14:paraId="27BC7961"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3</w:t>
            </w:r>
          </w:p>
        </w:tc>
      </w:tr>
      <w:tr w:rsidR="009B08E6" w14:paraId="4046EC44"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22B47812" w14:textId="77777777" w:rsidR="009B08E6" w:rsidRDefault="009B08E6" w:rsidP="009B08E6">
            <w:pPr>
              <w:rPr>
                <w:lang w:val="es-ES" w:eastAsia="es-ES"/>
              </w:rPr>
            </w:pPr>
            <w:r>
              <w:rPr>
                <w:rFonts w:cstheme="minorHAnsi"/>
                <w:sz w:val="20"/>
                <w:lang w:val="es-ES" w:eastAsia="es-ES"/>
              </w:rPr>
              <w:t>HU14 Calcular los kilos netos (E3)</w:t>
            </w:r>
          </w:p>
        </w:tc>
        <w:tc>
          <w:tcPr>
            <w:tcW w:w="1276" w:type="dxa"/>
          </w:tcPr>
          <w:p w14:paraId="006F1360"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3</w:t>
            </w:r>
          </w:p>
        </w:tc>
      </w:tr>
      <w:tr w:rsidR="009B08E6" w14:paraId="286CDC7E"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7BE2D4DA" w14:textId="77777777" w:rsidR="009B08E6" w:rsidRDefault="009B08E6" w:rsidP="009B08E6">
            <w:pPr>
              <w:rPr>
                <w:lang w:val="es-ES" w:eastAsia="es-ES"/>
              </w:rPr>
            </w:pPr>
            <w:r>
              <w:rPr>
                <w:rFonts w:cstheme="minorHAnsi"/>
                <w:sz w:val="20"/>
                <w:lang w:val="es-ES" w:eastAsia="es-ES"/>
              </w:rPr>
              <w:t>HU15 Controlar el stock de bandejas (E3)</w:t>
            </w:r>
          </w:p>
        </w:tc>
        <w:tc>
          <w:tcPr>
            <w:tcW w:w="1276" w:type="dxa"/>
          </w:tcPr>
          <w:p w14:paraId="480CA6EE"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5</w:t>
            </w:r>
          </w:p>
        </w:tc>
      </w:tr>
      <w:tr w:rsidR="009B08E6" w14:paraId="569B1AC1"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7353940E" w14:textId="77777777" w:rsidR="009B08E6" w:rsidRDefault="009B08E6" w:rsidP="009B08E6">
            <w:pPr>
              <w:rPr>
                <w:lang w:val="es-ES" w:eastAsia="es-ES"/>
              </w:rPr>
            </w:pPr>
            <w:r>
              <w:rPr>
                <w:rFonts w:cstheme="minorHAnsi"/>
                <w:sz w:val="20"/>
                <w:lang w:val="es-ES" w:eastAsia="es-ES"/>
              </w:rPr>
              <w:t>HU16 Imprimir la tarja (E3)</w:t>
            </w:r>
          </w:p>
        </w:tc>
        <w:tc>
          <w:tcPr>
            <w:tcW w:w="1276" w:type="dxa"/>
          </w:tcPr>
          <w:p w14:paraId="6863C575"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3</w:t>
            </w:r>
          </w:p>
        </w:tc>
      </w:tr>
      <w:tr w:rsidR="009B08E6" w14:paraId="0DA586FA"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175E449E" w14:textId="77777777" w:rsidR="009B08E6" w:rsidRDefault="009B08E6" w:rsidP="009B08E6">
            <w:pPr>
              <w:rPr>
                <w:lang w:val="es-ES" w:eastAsia="es-ES"/>
              </w:rPr>
            </w:pPr>
            <w:r>
              <w:rPr>
                <w:rFonts w:cstheme="minorHAnsi"/>
                <w:sz w:val="20"/>
                <w:lang w:val="es-ES" w:eastAsia="es-ES"/>
              </w:rPr>
              <w:t>HU17 Consultar tarjas (E3)</w:t>
            </w:r>
          </w:p>
        </w:tc>
        <w:tc>
          <w:tcPr>
            <w:tcW w:w="1276" w:type="dxa"/>
          </w:tcPr>
          <w:p w14:paraId="167B2776"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3</w:t>
            </w:r>
          </w:p>
        </w:tc>
      </w:tr>
      <w:tr w:rsidR="009B08E6" w14:paraId="78071D15"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2237E5A3" w14:textId="77777777" w:rsidR="009B08E6" w:rsidRDefault="009B08E6" w:rsidP="009B08E6">
            <w:pPr>
              <w:rPr>
                <w:lang w:val="es-ES" w:eastAsia="es-ES"/>
              </w:rPr>
            </w:pPr>
            <w:r>
              <w:rPr>
                <w:rFonts w:cstheme="minorHAnsi"/>
                <w:sz w:val="20"/>
                <w:lang w:val="es-ES" w:eastAsia="es-ES"/>
              </w:rPr>
              <w:t>HU18 Registrar el procesamiento de tarjas (E4)</w:t>
            </w:r>
          </w:p>
        </w:tc>
        <w:tc>
          <w:tcPr>
            <w:tcW w:w="1276" w:type="dxa"/>
          </w:tcPr>
          <w:p w14:paraId="55715643"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5</w:t>
            </w:r>
          </w:p>
        </w:tc>
      </w:tr>
      <w:tr w:rsidR="009B08E6" w14:paraId="34AF4874"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43F3992D" w14:textId="77777777" w:rsidR="009B08E6" w:rsidRDefault="009B08E6" w:rsidP="009B08E6">
            <w:pPr>
              <w:rPr>
                <w:lang w:val="es-ES" w:eastAsia="es-ES"/>
              </w:rPr>
            </w:pPr>
            <w:r>
              <w:rPr>
                <w:rFonts w:cstheme="minorHAnsi"/>
                <w:sz w:val="20"/>
                <w:lang w:val="es-ES" w:eastAsia="es-ES"/>
              </w:rPr>
              <w:t>HU19 Calcular el rendimiento y la merma (E4)</w:t>
            </w:r>
          </w:p>
        </w:tc>
        <w:tc>
          <w:tcPr>
            <w:tcW w:w="1276" w:type="dxa"/>
          </w:tcPr>
          <w:p w14:paraId="73483893"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3</w:t>
            </w:r>
          </w:p>
        </w:tc>
      </w:tr>
      <w:tr w:rsidR="009B08E6" w14:paraId="527C36C1"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437B5718" w14:textId="77777777" w:rsidR="009B08E6" w:rsidRDefault="009B08E6" w:rsidP="009B08E6">
            <w:pPr>
              <w:rPr>
                <w:lang w:val="es-ES" w:eastAsia="es-ES"/>
              </w:rPr>
            </w:pPr>
            <w:r>
              <w:rPr>
                <w:rFonts w:cstheme="minorHAnsi"/>
                <w:sz w:val="20"/>
                <w:lang w:val="es-ES" w:eastAsia="es-ES"/>
              </w:rPr>
              <w:t>HU20 Editar una tarja después de impresa (E4)</w:t>
            </w:r>
          </w:p>
        </w:tc>
        <w:tc>
          <w:tcPr>
            <w:tcW w:w="1276" w:type="dxa"/>
          </w:tcPr>
          <w:p w14:paraId="6DC8FC19"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5</w:t>
            </w:r>
          </w:p>
        </w:tc>
      </w:tr>
      <w:tr w:rsidR="009B08E6" w14:paraId="6D2F4E5C"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024D64B5" w14:textId="77777777" w:rsidR="009B08E6" w:rsidRDefault="009B08E6" w:rsidP="009B08E6">
            <w:pPr>
              <w:rPr>
                <w:lang w:val="es-ES" w:eastAsia="es-ES"/>
              </w:rPr>
            </w:pPr>
            <w:r>
              <w:rPr>
                <w:rFonts w:cstheme="minorHAnsi"/>
                <w:sz w:val="20"/>
                <w:lang w:val="es-ES" w:eastAsia="es-ES"/>
              </w:rPr>
              <w:t>HU21 Registrar la auditoría automáticamente (E4)</w:t>
            </w:r>
          </w:p>
        </w:tc>
        <w:tc>
          <w:tcPr>
            <w:tcW w:w="1276" w:type="dxa"/>
          </w:tcPr>
          <w:p w14:paraId="6E1D1804"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5</w:t>
            </w:r>
          </w:p>
        </w:tc>
      </w:tr>
      <w:tr w:rsidR="009B08E6" w14:paraId="4AB32743"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4ADE0865" w14:textId="77777777" w:rsidR="009B08E6" w:rsidRDefault="009B08E6" w:rsidP="009B08E6">
            <w:pPr>
              <w:rPr>
                <w:lang w:val="es-ES" w:eastAsia="es-ES"/>
              </w:rPr>
            </w:pPr>
            <w:r>
              <w:rPr>
                <w:rFonts w:cstheme="minorHAnsi"/>
                <w:sz w:val="20"/>
                <w:lang w:val="es-ES" w:eastAsia="es-ES"/>
              </w:rPr>
              <w:t>HU22 Consultar la bitácora de auditoría (E4)</w:t>
            </w:r>
          </w:p>
        </w:tc>
        <w:tc>
          <w:tcPr>
            <w:tcW w:w="1276" w:type="dxa"/>
          </w:tcPr>
          <w:p w14:paraId="42F4F6F7"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3</w:t>
            </w:r>
          </w:p>
        </w:tc>
      </w:tr>
      <w:tr w:rsidR="009B08E6" w14:paraId="45C48E81"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55F624C2" w14:textId="77777777" w:rsidR="009B08E6" w:rsidRDefault="009B08E6" w:rsidP="009B08E6">
            <w:pPr>
              <w:rPr>
                <w:lang w:val="es-ES" w:eastAsia="es-ES"/>
              </w:rPr>
            </w:pPr>
            <w:r>
              <w:rPr>
                <w:rFonts w:cstheme="minorHAnsi"/>
                <w:sz w:val="20"/>
                <w:lang w:val="es-ES" w:eastAsia="es-ES"/>
              </w:rPr>
              <w:t>HU23 Consultar la trazabilidad de una tarja (E4)</w:t>
            </w:r>
          </w:p>
        </w:tc>
        <w:tc>
          <w:tcPr>
            <w:tcW w:w="1276" w:type="dxa"/>
          </w:tcPr>
          <w:p w14:paraId="5EED0423"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5</w:t>
            </w:r>
          </w:p>
        </w:tc>
      </w:tr>
      <w:tr w:rsidR="009B08E6" w14:paraId="179D0FA6"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209BB1E6" w14:textId="77777777" w:rsidR="009B08E6" w:rsidRDefault="009B08E6" w:rsidP="009B08E6">
            <w:pPr>
              <w:rPr>
                <w:lang w:val="es-ES" w:eastAsia="es-ES"/>
              </w:rPr>
            </w:pPr>
            <w:r>
              <w:rPr>
                <w:rFonts w:cstheme="minorHAnsi"/>
                <w:sz w:val="20"/>
                <w:lang w:val="es-ES" w:eastAsia="es-ES"/>
              </w:rPr>
              <w:t>HU24 Anular una tarja de recepción (E3)</w:t>
            </w:r>
          </w:p>
        </w:tc>
        <w:tc>
          <w:tcPr>
            <w:tcW w:w="1276" w:type="dxa"/>
          </w:tcPr>
          <w:p w14:paraId="10047F87"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Por estimar</w:t>
            </w:r>
          </w:p>
        </w:tc>
      </w:tr>
      <w:tr w:rsidR="009B08E6" w14:paraId="5C19A621"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7F6E1038" w14:textId="77777777" w:rsidR="009B08E6" w:rsidRDefault="009B08E6" w:rsidP="009B08E6">
            <w:pPr>
              <w:rPr>
                <w:lang w:val="es-ES" w:eastAsia="es-ES"/>
              </w:rPr>
            </w:pPr>
            <w:r>
              <w:rPr>
                <w:rFonts w:cstheme="minorHAnsi"/>
                <w:sz w:val="20"/>
                <w:lang w:val="es-ES" w:eastAsia="es-ES"/>
              </w:rPr>
              <w:t>HU25 Anular un proceso (E4)</w:t>
            </w:r>
          </w:p>
        </w:tc>
        <w:tc>
          <w:tcPr>
            <w:tcW w:w="1276" w:type="dxa"/>
          </w:tcPr>
          <w:p w14:paraId="3C712809"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Por estimar</w:t>
            </w:r>
          </w:p>
        </w:tc>
      </w:tr>
      <w:tr w:rsidR="009B08E6" w14:paraId="29780A60"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5F07170E" w14:textId="77777777" w:rsidR="009B08E6" w:rsidRDefault="009B08E6" w:rsidP="009B08E6">
            <w:pPr>
              <w:rPr>
                <w:lang w:val="es-ES" w:eastAsia="es-ES"/>
              </w:rPr>
            </w:pPr>
            <w:r>
              <w:rPr>
                <w:rFonts w:cstheme="minorHAnsi"/>
                <w:sz w:val="20"/>
                <w:lang w:val="es-ES" w:eastAsia="es-ES"/>
              </w:rPr>
              <w:t>Total (sin HU24 y HU25)</w:t>
            </w:r>
          </w:p>
        </w:tc>
        <w:tc>
          <w:tcPr>
            <w:tcW w:w="1276" w:type="dxa"/>
          </w:tcPr>
          <w:p w14:paraId="2E0C5079" w14:textId="77777777" w:rsidR="009B08E6" w:rsidRDefault="009B08E6" w:rsidP="009B08E6">
            <w:pPr>
              <w:cnfStyle w:val="000000000000" w:firstRow="0" w:lastRow="0" w:firstColumn="0" w:lastColumn="0" w:oddVBand="0" w:evenVBand="0" w:oddHBand="0" w:evenHBand="0" w:firstRowFirstColumn="0" w:firstRowLastColumn="0" w:lastRowFirstColumn="0" w:lastRowLastColumn="0"/>
              <w:rPr>
                <w:lang w:val="es-ES" w:eastAsia="es-ES"/>
              </w:rPr>
            </w:pPr>
            <w:r>
              <w:rPr>
                <w:rFonts w:cstheme="minorHAnsi"/>
                <w:sz w:val="20"/>
                <w:lang w:val="es-ES" w:eastAsia="es-ES"/>
              </w:rPr>
              <w:t>84</w:t>
            </w:r>
          </w:p>
        </w:tc>
      </w:tr>
    </w:tbl>
    <w:p w14:paraId="7D32C53C" w14:textId="77777777" w:rsidR="009B08E6" w:rsidRDefault="009B08E6" w:rsidP="009B08E6">
      <w:pPr>
        <w:rPr>
          <w:lang w:val="es-ES" w:eastAsia="es-ES"/>
        </w:rPr>
      </w:pPr>
    </w:p>
    <w:p w14:paraId="1FC59020" w14:textId="77777777" w:rsidR="009B08E6" w:rsidRDefault="00FE66DE" w:rsidP="00FE66DE">
      <w:pPr>
        <w:pStyle w:val="Ttulo2"/>
        <w:rPr>
          <w:lang w:val="es-ES" w:eastAsia="es-ES"/>
        </w:rPr>
      </w:pPr>
      <w:bookmarkStart w:id="30" w:name="_Toc243155787"/>
      <w:r>
        <w:rPr>
          <w:lang w:val="es-ES" w:eastAsia="es-ES"/>
        </w:rPr>
        <w:t>Backlog priorizado</w:t>
      </w:r>
      <w:bookmarkEnd w:id="30"/>
    </w:p>
    <w:p w14:paraId="7936E2E1" w14:textId="77777777" w:rsidR="00FF15CA" w:rsidRDefault="00E0189B">
      <w:pPr>
        <w:jc w:val="both"/>
        <w:rPr>
          <w:lang w:val="es-CL" w:eastAsia="es-CL"/>
        </w:rPr>
      </w:pPr>
      <w:r>
        <w:rPr>
          <w:rFonts w:cstheme="minorHAnsi"/>
          <w:lang w:val="es-CL" w:eastAsia="es-CL"/>
        </w:rPr>
        <w:t>La prioridad corresponde al orden de desarrollo: una historia con número menor se implementa antes. La columna Semana usa la numeración de la Carta Gantt de la Fase 1 (sprints semanales; S1 comienza el 24/08/2026): E1 en S7–S8, E2 en S9–S10, E3 en S11–S12 y E4 en S13–S14; pruebas en S15 y cierre en S16–S18. E1 se desarrolló antes de lo planificado (S4 a S6, cerrada el 04/10/2026). HU21 (auditoría automática) se adelanta al inicio de E2 porque los mantenedores ya deben registrar sus cambios.</w:t>
      </w:r>
    </w:p>
    <w:tbl>
      <w:tblPr>
        <w:tblStyle w:val="Tablaconcuadrcula1"/>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1318"/>
        <w:gridCol w:w="3438"/>
        <w:gridCol w:w="898"/>
        <w:gridCol w:w="1264"/>
        <w:gridCol w:w="1920"/>
      </w:tblGrid>
      <w:tr w:rsidR="00FF15CA" w14:paraId="559C394C" w14:textId="77777777">
        <w:trPr>
          <w:cantSplit/>
          <w:tblHeader/>
        </w:trPr>
        <w:tc>
          <w:tcPr>
            <w:tcW w:w="1318" w:type="dxa"/>
            <w:shd w:val="clear" w:color="auto" w:fill="E6E6E6"/>
          </w:tcPr>
          <w:p w14:paraId="49AAC7FA" w14:textId="77777777" w:rsidR="00FF15CA" w:rsidRDefault="00E0189B">
            <w:pPr>
              <w:keepNext/>
              <w:spacing w:before="20" w:after="20"/>
              <w:rPr>
                <w:lang w:val="es-CL" w:eastAsia="es-CL"/>
              </w:rPr>
            </w:pPr>
            <w:r>
              <w:rPr>
                <w:rFonts w:asciiTheme="minorHAnsi" w:hAnsiTheme="minorHAnsi" w:cstheme="minorHAnsi"/>
                <w:b/>
                <w:bCs/>
                <w:sz w:val="18"/>
                <w:szCs w:val="18"/>
                <w:lang w:val="es-CL" w:eastAsia="es-CL"/>
              </w:rPr>
              <w:lastRenderedPageBreak/>
              <w:t>Prioridad</w:t>
            </w:r>
          </w:p>
        </w:tc>
        <w:tc>
          <w:tcPr>
            <w:tcW w:w="3438" w:type="dxa"/>
            <w:shd w:val="clear" w:color="auto" w:fill="E6E6E6"/>
          </w:tcPr>
          <w:p w14:paraId="37C68D93" w14:textId="77777777" w:rsidR="00FF15CA" w:rsidRDefault="00E0189B">
            <w:pPr>
              <w:keepNext/>
              <w:spacing w:before="20" w:after="20"/>
              <w:rPr>
                <w:lang w:val="es-CL" w:eastAsia="es-CL"/>
              </w:rPr>
            </w:pPr>
            <w:r>
              <w:rPr>
                <w:rFonts w:asciiTheme="minorHAnsi" w:hAnsiTheme="minorHAnsi" w:cstheme="minorHAnsi"/>
                <w:b/>
                <w:bCs/>
                <w:sz w:val="18"/>
                <w:szCs w:val="18"/>
                <w:lang w:val="es-CL" w:eastAsia="es-CL"/>
              </w:rPr>
              <w:t>Historia</w:t>
            </w:r>
          </w:p>
        </w:tc>
        <w:tc>
          <w:tcPr>
            <w:tcW w:w="898" w:type="dxa"/>
            <w:shd w:val="clear" w:color="auto" w:fill="E6E6E6"/>
          </w:tcPr>
          <w:p w14:paraId="57320C61" w14:textId="77777777" w:rsidR="00FF15CA" w:rsidRDefault="00E0189B">
            <w:pPr>
              <w:keepNext/>
              <w:spacing w:before="20" w:after="20"/>
              <w:rPr>
                <w:lang w:val="es-CL" w:eastAsia="es-CL"/>
              </w:rPr>
            </w:pPr>
            <w:r>
              <w:rPr>
                <w:rFonts w:asciiTheme="minorHAnsi" w:hAnsiTheme="minorHAnsi" w:cstheme="minorHAnsi"/>
                <w:b/>
                <w:bCs/>
                <w:sz w:val="18"/>
                <w:szCs w:val="18"/>
                <w:lang w:val="es-CL" w:eastAsia="es-CL"/>
              </w:rPr>
              <w:t>Épica</w:t>
            </w:r>
          </w:p>
        </w:tc>
        <w:tc>
          <w:tcPr>
            <w:tcW w:w="1264" w:type="dxa"/>
            <w:shd w:val="clear" w:color="auto" w:fill="E6E6E6"/>
          </w:tcPr>
          <w:p w14:paraId="3611C61F" w14:textId="77777777" w:rsidR="00FF15CA" w:rsidRDefault="00E0189B">
            <w:pPr>
              <w:keepNext/>
              <w:spacing w:before="20" w:after="20"/>
              <w:rPr>
                <w:lang w:val="es-CL" w:eastAsia="es-CL"/>
              </w:rPr>
            </w:pPr>
            <w:r>
              <w:rPr>
                <w:rFonts w:asciiTheme="minorHAnsi" w:hAnsiTheme="minorHAnsi" w:cstheme="minorHAnsi"/>
                <w:b/>
                <w:bCs/>
                <w:sz w:val="18"/>
                <w:szCs w:val="18"/>
                <w:lang w:val="es-CL" w:eastAsia="es-CL"/>
              </w:rPr>
              <w:t>SP</w:t>
            </w:r>
          </w:p>
        </w:tc>
        <w:tc>
          <w:tcPr>
            <w:tcW w:w="1920" w:type="dxa"/>
            <w:shd w:val="clear" w:color="auto" w:fill="E6E6E6"/>
          </w:tcPr>
          <w:p w14:paraId="62EA67C7" w14:textId="77777777" w:rsidR="00FF15CA" w:rsidRDefault="00E0189B">
            <w:pPr>
              <w:keepNext/>
              <w:spacing w:before="20" w:after="20"/>
              <w:rPr>
                <w:lang w:val="es-CL" w:eastAsia="es-CL"/>
              </w:rPr>
            </w:pPr>
            <w:r>
              <w:rPr>
                <w:rFonts w:asciiTheme="minorHAnsi" w:hAnsiTheme="minorHAnsi" w:cstheme="minorHAnsi"/>
                <w:b/>
                <w:bCs/>
                <w:sz w:val="18"/>
                <w:szCs w:val="18"/>
                <w:lang w:val="es-CL" w:eastAsia="es-CL"/>
              </w:rPr>
              <w:t>Semana</w:t>
            </w:r>
          </w:p>
        </w:tc>
      </w:tr>
      <w:tr w:rsidR="00FF15CA" w14:paraId="348010DF" w14:textId="77777777">
        <w:trPr>
          <w:cantSplit/>
        </w:trPr>
        <w:tc>
          <w:tcPr>
            <w:tcW w:w="1318" w:type="dxa"/>
          </w:tcPr>
          <w:p w14:paraId="654F0A0D" w14:textId="77777777" w:rsidR="00FF15CA" w:rsidRDefault="00E0189B">
            <w:pPr>
              <w:spacing w:before="20" w:after="20"/>
              <w:rPr>
                <w:lang w:val="es-CL" w:eastAsia="es-CL"/>
              </w:rPr>
            </w:pPr>
            <w:r>
              <w:rPr>
                <w:rFonts w:asciiTheme="minorHAnsi" w:hAnsiTheme="minorHAnsi" w:cstheme="minorHAnsi"/>
                <w:sz w:val="18"/>
                <w:szCs w:val="18"/>
                <w:lang w:val="es-CL" w:eastAsia="es-CL"/>
              </w:rPr>
              <w:t>1</w:t>
            </w:r>
          </w:p>
        </w:tc>
        <w:tc>
          <w:tcPr>
            <w:tcW w:w="3438" w:type="dxa"/>
          </w:tcPr>
          <w:p w14:paraId="24416EB7" w14:textId="77777777" w:rsidR="00FF15CA" w:rsidRDefault="00E0189B">
            <w:pPr>
              <w:spacing w:before="20" w:after="20"/>
              <w:rPr>
                <w:lang w:val="es-CL" w:eastAsia="es-CL"/>
              </w:rPr>
            </w:pPr>
            <w:r>
              <w:rPr>
                <w:rFonts w:asciiTheme="minorHAnsi" w:hAnsiTheme="minorHAnsi" w:cstheme="minorHAnsi"/>
                <w:sz w:val="18"/>
                <w:szCs w:val="18"/>
                <w:lang w:val="es-CL" w:eastAsia="es-CL"/>
              </w:rPr>
              <w:t>HU01 Iniciar sesión</w:t>
            </w:r>
          </w:p>
        </w:tc>
        <w:tc>
          <w:tcPr>
            <w:tcW w:w="898" w:type="dxa"/>
          </w:tcPr>
          <w:p w14:paraId="7D411BB9" w14:textId="77777777" w:rsidR="00FF15CA" w:rsidRDefault="00E0189B">
            <w:pPr>
              <w:spacing w:before="20" w:after="20"/>
              <w:rPr>
                <w:lang w:val="es-CL" w:eastAsia="es-CL"/>
              </w:rPr>
            </w:pPr>
            <w:r>
              <w:rPr>
                <w:rFonts w:asciiTheme="minorHAnsi" w:hAnsiTheme="minorHAnsi" w:cstheme="minorHAnsi"/>
                <w:sz w:val="18"/>
                <w:szCs w:val="18"/>
                <w:lang w:val="es-CL" w:eastAsia="es-CL"/>
              </w:rPr>
              <w:t>E1</w:t>
            </w:r>
          </w:p>
        </w:tc>
        <w:tc>
          <w:tcPr>
            <w:tcW w:w="1264" w:type="dxa"/>
          </w:tcPr>
          <w:p w14:paraId="45D17FB8" w14:textId="77777777" w:rsidR="00FF15CA" w:rsidRDefault="00E0189B">
            <w:pPr>
              <w:spacing w:before="20" w:after="20"/>
              <w:rPr>
                <w:lang w:val="es-CL" w:eastAsia="es-CL"/>
              </w:rPr>
            </w:pPr>
            <w:r>
              <w:rPr>
                <w:rFonts w:asciiTheme="minorHAnsi" w:hAnsiTheme="minorHAnsi" w:cstheme="minorHAnsi"/>
                <w:sz w:val="18"/>
                <w:szCs w:val="18"/>
                <w:lang w:val="es-CL" w:eastAsia="es-CL"/>
              </w:rPr>
              <w:t>5</w:t>
            </w:r>
          </w:p>
        </w:tc>
        <w:tc>
          <w:tcPr>
            <w:tcW w:w="1920" w:type="dxa"/>
          </w:tcPr>
          <w:p w14:paraId="111D84E5" w14:textId="77777777" w:rsidR="00FF15CA" w:rsidRDefault="00E0189B">
            <w:pPr>
              <w:spacing w:before="20" w:after="20"/>
              <w:rPr>
                <w:lang w:val="es-CL" w:eastAsia="es-CL"/>
              </w:rPr>
            </w:pPr>
            <w:r>
              <w:rPr>
                <w:rFonts w:asciiTheme="minorHAnsi" w:hAnsiTheme="minorHAnsi" w:cstheme="minorHAnsi"/>
                <w:sz w:val="18"/>
                <w:szCs w:val="18"/>
                <w:lang w:val="es-CL" w:eastAsia="es-CL"/>
              </w:rPr>
              <w:t>S7 (menú por rol: parcial)</w:t>
            </w:r>
          </w:p>
        </w:tc>
      </w:tr>
      <w:tr w:rsidR="00FF15CA" w14:paraId="06687294" w14:textId="77777777">
        <w:trPr>
          <w:cantSplit/>
        </w:trPr>
        <w:tc>
          <w:tcPr>
            <w:tcW w:w="1318" w:type="dxa"/>
          </w:tcPr>
          <w:p w14:paraId="30140006" w14:textId="77777777" w:rsidR="00FF15CA" w:rsidRDefault="00E0189B">
            <w:pPr>
              <w:spacing w:before="20" w:after="20"/>
              <w:rPr>
                <w:lang w:val="es-CL" w:eastAsia="es-CL"/>
              </w:rPr>
            </w:pPr>
            <w:r>
              <w:rPr>
                <w:rFonts w:asciiTheme="minorHAnsi" w:hAnsiTheme="minorHAnsi" w:cstheme="minorHAnsi"/>
                <w:sz w:val="18"/>
                <w:szCs w:val="18"/>
                <w:lang w:val="es-CL" w:eastAsia="es-CL"/>
              </w:rPr>
              <w:t>2</w:t>
            </w:r>
          </w:p>
        </w:tc>
        <w:tc>
          <w:tcPr>
            <w:tcW w:w="3438" w:type="dxa"/>
          </w:tcPr>
          <w:p w14:paraId="0A51A4D3" w14:textId="77777777" w:rsidR="00FF15CA" w:rsidRDefault="00E0189B">
            <w:pPr>
              <w:spacing w:before="20" w:after="20"/>
              <w:rPr>
                <w:lang w:val="es-CL" w:eastAsia="es-CL"/>
              </w:rPr>
            </w:pPr>
            <w:r>
              <w:rPr>
                <w:rFonts w:asciiTheme="minorHAnsi" w:hAnsiTheme="minorHAnsi" w:cstheme="minorHAnsi"/>
                <w:sz w:val="18"/>
                <w:szCs w:val="18"/>
                <w:lang w:val="es-CL" w:eastAsia="es-CL"/>
              </w:rPr>
              <w:t>HU06 Restringir el acceso por rol</w:t>
            </w:r>
          </w:p>
        </w:tc>
        <w:tc>
          <w:tcPr>
            <w:tcW w:w="898" w:type="dxa"/>
          </w:tcPr>
          <w:p w14:paraId="792CE06E" w14:textId="77777777" w:rsidR="00FF15CA" w:rsidRDefault="00E0189B">
            <w:pPr>
              <w:spacing w:before="20" w:after="20"/>
              <w:rPr>
                <w:lang w:val="es-CL" w:eastAsia="es-CL"/>
              </w:rPr>
            </w:pPr>
            <w:r>
              <w:rPr>
                <w:rFonts w:asciiTheme="minorHAnsi" w:hAnsiTheme="minorHAnsi" w:cstheme="minorHAnsi"/>
                <w:sz w:val="18"/>
                <w:szCs w:val="18"/>
                <w:lang w:val="es-CL" w:eastAsia="es-CL"/>
              </w:rPr>
              <w:t>E1</w:t>
            </w:r>
          </w:p>
        </w:tc>
        <w:tc>
          <w:tcPr>
            <w:tcW w:w="1264" w:type="dxa"/>
          </w:tcPr>
          <w:p w14:paraId="49AADB7D" w14:textId="77777777" w:rsidR="00FF15CA" w:rsidRDefault="00E0189B">
            <w:pPr>
              <w:spacing w:before="20" w:after="20"/>
              <w:rPr>
                <w:lang w:val="es-CL" w:eastAsia="es-CL"/>
              </w:rPr>
            </w:pPr>
            <w:r>
              <w:rPr>
                <w:rFonts w:asciiTheme="minorHAnsi" w:hAnsiTheme="minorHAnsi" w:cstheme="minorHAnsi"/>
                <w:sz w:val="18"/>
                <w:szCs w:val="18"/>
                <w:lang w:val="es-CL" w:eastAsia="es-CL"/>
              </w:rPr>
              <w:t>3</w:t>
            </w:r>
          </w:p>
        </w:tc>
        <w:tc>
          <w:tcPr>
            <w:tcW w:w="1920" w:type="dxa"/>
          </w:tcPr>
          <w:p w14:paraId="3AB32A3E" w14:textId="77777777" w:rsidR="00FF15CA" w:rsidRDefault="00E0189B">
            <w:pPr>
              <w:spacing w:before="20" w:after="20"/>
              <w:rPr>
                <w:lang w:val="es-CL" w:eastAsia="es-CL"/>
              </w:rPr>
            </w:pPr>
            <w:r>
              <w:rPr>
                <w:rFonts w:asciiTheme="minorHAnsi" w:hAnsiTheme="minorHAnsi" w:cstheme="minorHAnsi"/>
                <w:sz w:val="18"/>
                <w:szCs w:val="18"/>
                <w:lang w:val="es-CL" w:eastAsia="es-CL"/>
              </w:rPr>
              <w:t>S7</w:t>
            </w:r>
          </w:p>
        </w:tc>
      </w:tr>
      <w:tr w:rsidR="00FF15CA" w14:paraId="47B7F081" w14:textId="77777777">
        <w:trPr>
          <w:cantSplit/>
        </w:trPr>
        <w:tc>
          <w:tcPr>
            <w:tcW w:w="1318" w:type="dxa"/>
          </w:tcPr>
          <w:p w14:paraId="70005A60" w14:textId="77777777" w:rsidR="00FF15CA" w:rsidRDefault="00E0189B">
            <w:pPr>
              <w:spacing w:before="20" w:after="20"/>
              <w:rPr>
                <w:lang w:val="es-CL" w:eastAsia="es-CL"/>
              </w:rPr>
            </w:pPr>
            <w:r>
              <w:rPr>
                <w:rFonts w:asciiTheme="minorHAnsi" w:hAnsiTheme="minorHAnsi" w:cstheme="minorHAnsi"/>
                <w:sz w:val="18"/>
                <w:szCs w:val="18"/>
                <w:lang w:val="es-CL" w:eastAsia="es-CL"/>
              </w:rPr>
              <w:t>3</w:t>
            </w:r>
          </w:p>
        </w:tc>
        <w:tc>
          <w:tcPr>
            <w:tcW w:w="3438" w:type="dxa"/>
          </w:tcPr>
          <w:p w14:paraId="58980112" w14:textId="77777777" w:rsidR="00FF15CA" w:rsidRDefault="00E0189B">
            <w:pPr>
              <w:spacing w:before="20" w:after="20"/>
              <w:rPr>
                <w:lang w:val="es-CL" w:eastAsia="es-CL"/>
              </w:rPr>
            </w:pPr>
            <w:r>
              <w:rPr>
                <w:rFonts w:asciiTheme="minorHAnsi" w:hAnsiTheme="minorHAnsi" w:cstheme="minorHAnsi"/>
                <w:sz w:val="18"/>
                <w:szCs w:val="18"/>
                <w:lang w:val="es-CL" w:eastAsia="es-CL"/>
              </w:rPr>
              <w:t>HU03 Crear usuarios</w:t>
            </w:r>
          </w:p>
        </w:tc>
        <w:tc>
          <w:tcPr>
            <w:tcW w:w="898" w:type="dxa"/>
          </w:tcPr>
          <w:p w14:paraId="5A6DF477" w14:textId="77777777" w:rsidR="00FF15CA" w:rsidRDefault="00E0189B">
            <w:pPr>
              <w:spacing w:before="20" w:after="20"/>
              <w:rPr>
                <w:lang w:val="es-CL" w:eastAsia="es-CL"/>
              </w:rPr>
            </w:pPr>
            <w:r>
              <w:rPr>
                <w:rFonts w:asciiTheme="minorHAnsi" w:hAnsiTheme="minorHAnsi" w:cstheme="minorHAnsi"/>
                <w:sz w:val="18"/>
                <w:szCs w:val="18"/>
                <w:lang w:val="es-CL" w:eastAsia="es-CL"/>
              </w:rPr>
              <w:t>E1</w:t>
            </w:r>
          </w:p>
        </w:tc>
        <w:tc>
          <w:tcPr>
            <w:tcW w:w="1264" w:type="dxa"/>
          </w:tcPr>
          <w:p w14:paraId="47486CC5" w14:textId="77777777" w:rsidR="00FF15CA" w:rsidRDefault="00E0189B">
            <w:pPr>
              <w:spacing w:before="20" w:after="20"/>
              <w:rPr>
                <w:lang w:val="es-CL" w:eastAsia="es-CL"/>
              </w:rPr>
            </w:pPr>
            <w:r>
              <w:rPr>
                <w:rFonts w:asciiTheme="minorHAnsi" w:hAnsiTheme="minorHAnsi" w:cstheme="minorHAnsi"/>
                <w:sz w:val="18"/>
                <w:szCs w:val="18"/>
                <w:lang w:val="es-CL" w:eastAsia="es-CL"/>
              </w:rPr>
              <w:t>3</w:t>
            </w:r>
          </w:p>
        </w:tc>
        <w:tc>
          <w:tcPr>
            <w:tcW w:w="1920" w:type="dxa"/>
          </w:tcPr>
          <w:p w14:paraId="40819EDA" w14:textId="77777777" w:rsidR="00FF15CA" w:rsidRDefault="00E0189B">
            <w:pPr>
              <w:spacing w:before="20" w:after="20"/>
              <w:rPr>
                <w:lang w:val="es-CL" w:eastAsia="es-CL"/>
              </w:rPr>
            </w:pPr>
            <w:r>
              <w:rPr>
                <w:rFonts w:asciiTheme="minorHAnsi" w:hAnsiTheme="minorHAnsi" w:cstheme="minorHAnsi"/>
                <w:sz w:val="18"/>
                <w:szCs w:val="18"/>
                <w:lang w:val="es-CL" w:eastAsia="es-CL"/>
              </w:rPr>
              <w:t>S7</w:t>
            </w:r>
          </w:p>
        </w:tc>
      </w:tr>
      <w:tr w:rsidR="00FF15CA" w14:paraId="02F0C346" w14:textId="77777777">
        <w:trPr>
          <w:cantSplit/>
        </w:trPr>
        <w:tc>
          <w:tcPr>
            <w:tcW w:w="1318" w:type="dxa"/>
          </w:tcPr>
          <w:p w14:paraId="7692607F" w14:textId="77777777" w:rsidR="00FF15CA" w:rsidRDefault="00E0189B">
            <w:pPr>
              <w:spacing w:before="20" w:after="20"/>
              <w:rPr>
                <w:lang w:val="es-CL" w:eastAsia="es-CL"/>
              </w:rPr>
            </w:pPr>
            <w:r>
              <w:rPr>
                <w:rFonts w:asciiTheme="minorHAnsi" w:hAnsiTheme="minorHAnsi" w:cstheme="minorHAnsi"/>
                <w:sz w:val="18"/>
                <w:szCs w:val="18"/>
                <w:lang w:val="es-CL" w:eastAsia="es-CL"/>
              </w:rPr>
              <w:t>4</w:t>
            </w:r>
          </w:p>
        </w:tc>
        <w:tc>
          <w:tcPr>
            <w:tcW w:w="3438" w:type="dxa"/>
          </w:tcPr>
          <w:p w14:paraId="688CEDF5" w14:textId="77777777" w:rsidR="00FF15CA" w:rsidRDefault="00E0189B">
            <w:pPr>
              <w:spacing w:before="20" w:after="20"/>
              <w:rPr>
                <w:lang w:val="es-CL" w:eastAsia="es-CL"/>
              </w:rPr>
            </w:pPr>
            <w:r>
              <w:rPr>
                <w:rFonts w:asciiTheme="minorHAnsi" w:hAnsiTheme="minorHAnsi" w:cstheme="minorHAnsi"/>
                <w:sz w:val="18"/>
                <w:szCs w:val="18"/>
                <w:lang w:val="es-CL" w:eastAsia="es-CL"/>
              </w:rPr>
              <w:t>HU02 Consultar mi perfil y ver el menú según mi rol</w:t>
            </w:r>
          </w:p>
        </w:tc>
        <w:tc>
          <w:tcPr>
            <w:tcW w:w="898" w:type="dxa"/>
          </w:tcPr>
          <w:p w14:paraId="0191B9BB" w14:textId="77777777" w:rsidR="00FF15CA" w:rsidRDefault="00E0189B">
            <w:pPr>
              <w:spacing w:before="20" w:after="20"/>
              <w:rPr>
                <w:lang w:val="es-CL" w:eastAsia="es-CL"/>
              </w:rPr>
            </w:pPr>
            <w:r>
              <w:rPr>
                <w:rFonts w:asciiTheme="minorHAnsi" w:hAnsiTheme="minorHAnsi" w:cstheme="minorHAnsi"/>
                <w:sz w:val="18"/>
                <w:szCs w:val="18"/>
                <w:lang w:val="es-CL" w:eastAsia="es-CL"/>
              </w:rPr>
              <w:t>E1</w:t>
            </w:r>
          </w:p>
        </w:tc>
        <w:tc>
          <w:tcPr>
            <w:tcW w:w="1264" w:type="dxa"/>
          </w:tcPr>
          <w:p w14:paraId="4E8EF9B9" w14:textId="77777777" w:rsidR="00FF15CA" w:rsidRDefault="00E0189B">
            <w:pPr>
              <w:spacing w:before="20" w:after="20"/>
              <w:rPr>
                <w:lang w:val="es-CL" w:eastAsia="es-CL"/>
              </w:rPr>
            </w:pPr>
            <w:r>
              <w:rPr>
                <w:rFonts w:asciiTheme="minorHAnsi" w:hAnsiTheme="minorHAnsi" w:cstheme="minorHAnsi"/>
                <w:sz w:val="18"/>
                <w:szCs w:val="18"/>
                <w:lang w:val="es-CL" w:eastAsia="es-CL"/>
              </w:rPr>
              <w:t>3</w:t>
            </w:r>
          </w:p>
        </w:tc>
        <w:tc>
          <w:tcPr>
            <w:tcW w:w="1920" w:type="dxa"/>
          </w:tcPr>
          <w:p w14:paraId="5E0F104A" w14:textId="77777777" w:rsidR="00FF15CA" w:rsidRDefault="00E0189B">
            <w:pPr>
              <w:spacing w:before="20" w:after="20"/>
              <w:rPr>
                <w:lang w:val="es-CL" w:eastAsia="es-CL"/>
              </w:rPr>
            </w:pPr>
            <w:r>
              <w:rPr>
                <w:rFonts w:asciiTheme="minorHAnsi" w:hAnsiTheme="minorHAnsi" w:cstheme="minorHAnsi"/>
                <w:sz w:val="18"/>
                <w:szCs w:val="18"/>
                <w:lang w:val="es-CL" w:eastAsia="es-CL"/>
              </w:rPr>
              <w:t>S8 (menú por rol: parcial)</w:t>
            </w:r>
          </w:p>
        </w:tc>
      </w:tr>
      <w:tr w:rsidR="00FF15CA" w14:paraId="59982793" w14:textId="77777777">
        <w:trPr>
          <w:cantSplit/>
        </w:trPr>
        <w:tc>
          <w:tcPr>
            <w:tcW w:w="1318" w:type="dxa"/>
          </w:tcPr>
          <w:p w14:paraId="6980067B" w14:textId="77777777" w:rsidR="00FF15CA" w:rsidRDefault="00E0189B">
            <w:pPr>
              <w:spacing w:before="20" w:after="20"/>
              <w:rPr>
                <w:lang w:val="es-CL" w:eastAsia="es-CL"/>
              </w:rPr>
            </w:pPr>
            <w:r>
              <w:rPr>
                <w:rFonts w:asciiTheme="minorHAnsi" w:hAnsiTheme="minorHAnsi" w:cstheme="minorHAnsi"/>
                <w:sz w:val="18"/>
                <w:szCs w:val="18"/>
                <w:lang w:val="es-CL" w:eastAsia="es-CL"/>
              </w:rPr>
              <w:t>5</w:t>
            </w:r>
          </w:p>
        </w:tc>
        <w:tc>
          <w:tcPr>
            <w:tcW w:w="3438" w:type="dxa"/>
          </w:tcPr>
          <w:p w14:paraId="6F858369" w14:textId="77777777" w:rsidR="00FF15CA" w:rsidRDefault="00E0189B">
            <w:pPr>
              <w:spacing w:before="20" w:after="20"/>
              <w:rPr>
                <w:lang w:val="es-CL" w:eastAsia="es-CL"/>
              </w:rPr>
            </w:pPr>
            <w:r>
              <w:rPr>
                <w:rFonts w:asciiTheme="minorHAnsi" w:hAnsiTheme="minorHAnsi" w:cstheme="minorHAnsi"/>
                <w:sz w:val="18"/>
                <w:szCs w:val="18"/>
                <w:lang w:val="es-CL" w:eastAsia="es-CL"/>
              </w:rPr>
              <w:t>HU04 Editar, activar y desactivar usuarios</w:t>
            </w:r>
          </w:p>
        </w:tc>
        <w:tc>
          <w:tcPr>
            <w:tcW w:w="898" w:type="dxa"/>
          </w:tcPr>
          <w:p w14:paraId="700F451C" w14:textId="77777777" w:rsidR="00FF15CA" w:rsidRDefault="00E0189B">
            <w:pPr>
              <w:spacing w:before="20" w:after="20"/>
              <w:rPr>
                <w:lang w:val="es-CL" w:eastAsia="es-CL"/>
              </w:rPr>
            </w:pPr>
            <w:r>
              <w:rPr>
                <w:rFonts w:asciiTheme="minorHAnsi" w:hAnsiTheme="minorHAnsi" w:cstheme="minorHAnsi"/>
                <w:sz w:val="18"/>
                <w:szCs w:val="18"/>
                <w:lang w:val="es-CL" w:eastAsia="es-CL"/>
              </w:rPr>
              <w:t>E1</w:t>
            </w:r>
          </w:p>
        </w:tc>
        <w:tc>
          <w:tcPr>
            <w:tcW w:w="1264" w:type="dxa"/>
          </w:tcPr>
          <w:p w14:paraId="14DB27A7" w14:textId="77777777" w:rsidR="00FF15CA" w:rsidRDefault="00E0189B">
            <w:pPr>
              <w:spacing w:before="20" w:after="20"/>
              <w:rPr>
                <w:lang w:val="es-CL" w:eastAsia="es-CL"/>
              </w:rPr>
            </w:pPr>
            <w:r>
              <w:rPr>
                <w:rFonts w:asciiTheme="minorHAnsi" w:hAnsiTheme="minorHAnsi" w:cstheme="minorHAnsi"/>
                <w:sz w:val="18"/>
                <w:szCs w:val="18"/>
                <w:lang w:val="es-CL" w:eastAsia="es-CL"/>
              </w:rPr>
              <w:t>3</w:t>
            </w:r>
          </w:p>
        </w:tc>
        <w:tc>
          <w:tcPr>
            <w:tcW w:w="1920" w:type="dxa"/>
          </w:tcPr>
          <w:p w14:paraId="368CFB79" w14:textId="77777777" w:rsidR="00FF15CA" w:rsidRDefault="00E0189B">
            <w:pPr>
              <w:spacing w:before="20" w:after="20"/>
              <w:rPr>
                <w:lang w:val="es-CL" w:eastAsia="es-CL"/>
              </w:rPr>
            </w:pPr>
            <w:r>
              <w:rPr>
                <w:rFonts w:asciiTheme="minorHAnsi" w:hAnsiTheme="minorHAnsi" w:cstheme="minorHAnsi"/>
                <w:sz w:val="18"/>
                <w:szCs w:val="18"/>
                <w:lang w:val="es-CL" w:eastAsia="es-CL"/>
              </w:rPr>
              <w:t>S8</w:t>
            </w:r>
          </w:p>
        </w:tc>
      </w:tr>
      <w:tr w:rsidR="00FF15CA" w14:paraId="2DF4AF87" w14:textId="77777777">
        <w:trPr>
          <w:cantSplit/>
        </w:trPr>
        <w:tc>
          <w:tcPr>
            <w:tcW w:w="1318" w:type="dxa"/>
          </w:tcPr>
          <w:p w14:paraId="3D330B58" w14:textId="77777777" w:rsidR="00FF15CA" w:rsidRDefault="00E0189B">
            <w:pPr>
              <w:spacing w:before="20" w:after="20"/>
              <w:rPr>
                <w:lang w:val="es-CL" w:eastAsia="es-CL"/>
              </w:rPr>
            </w:pPr>
            <w:r>
              <w:rPr>
                <w:rFonts w:asciiTheme="minorHAnsi" w:hAnsiTheme="minorHAnsi" w:cstheme="minorHAnsi"/>
                <w:sz w:val="18"/>
                <w:szCs w:val="18"/>
                <w:lang w:val="es-CL" w:eastAsia="es-CL"/>
              </w:rPr>
              <w:t>6</w:t>
            </w:r>
          </w:p>
        </w:tc>
        <w:tc>
          <w:tcPr>
            <w:tcW w:w="3438" w:type="dxa"/>
          </w:tcPr>
          <w:p w14:paraId="6A46F9BF" w14:textId="77777777" w:rsidR="00FF15CA" w:rsidRDefault="00E0189B">
            <w:pPr>
              <w:spacing w:before="20" w:after="20"/>
              <w:rPr>
                <w:lang w:val="es-CL" w:eastAsia="es-CL"/>
              </w:rPr>
            </w:pPr>
            <w:r>
              <w:rPr>
                <w:rFonts w:asciiTheme="minorHAnsi" w:hAnsiTheme="minorHAnsi" w:cstheme="minorHAnsi"/>
                <w:sz w:val="18"/>
                <w:szCs w:val="18"/>
                <w:lang w:val="es-CL" w:eastAsia="es-CL"/>
              </w:rPr>
              <w:t>HU05 Listar usuarios</w:t>
            </w:r>
          </w:p>
        </w:tc>
        <w:tc>
          <w:tcPr>
            <w:tcW w:w="898" w:type="dxa"/>
          </w:tcPr>
          <w:p w14:paraId="3FE7F8DE" w14:textId="77777777" w:rsidR="00FF15CA" w:rsidRDefault="00E0189B">
            <w:pPr>
              <w:spacing w:before="20" w:after="20"/>
              <w:rPr>
                <w:lang w:val="es-CL" w:eastAsia="es-CL"/>
              </w:rPr>
            </w:pPr>
            <w:r>
              <w:rPr>
                <w:rFonts w:asciiTheme="minorHAnsi" w:hAnsiTheme="minorHAnsi" w:cstheme="minorHAnsi"/>
                <w:sz w:val="18"/>
                <w:szCs w:val="18"/>
                <w:lang w:val="es-CL" w:eastAsia="es-CL"/>
              </w:rPr>
              <w:t>E1</w:t>
            </w:r>
          </w:p>
        </w:tc>
        <w:tc>
          <w:tcPr>
            <w:tcW w:w="1264" w:type="dxa"/>
          </w:tcPr>
          <w:p w14:paraId="41432661" w14:textId="77777777" w:rsidR="00FF15CA" w:rsidRDefault="00E0189B">
            <w:pPr>
              <w:spacing w:before="20" w:after="20"/>
              <w:rPr>
                <w:lang w:val="es-CL" w:eastAsia="es-CL"/>
              </w:rPr>
            </w:pPr>
            <w:r>
              <w:rPr>
                <w:rFonts w:asciiTheme="minorHAnsi" w:hAnsiTheme="minorHAnsi" w:cstheme="minorHAnsi"/>
                <w:sz w:val="18"/>
                <w:szCs w:val="18"/>
                <w:lang w:val="es-CL" w:eastAsia="es-CL"/>
              </w:rPr>
              <w:t>2</w:t>
            </w:r>
          </w:p>
        </w:tc>
        <w:tc>
          <w:tcPr>
            <w:tcW w:w="1920" w:type="dxa"/>
          </w:tcPr>
          <w:p w14:paraId="482426E3" w14:textId="77777777" w:rsidR="00FF15CA" w:rsidRDefault="00E0189B">
            <w:pPr>
              <w:spacing w:before="20" w:after="20"/>
              <w:rPr>
                <w:lang w:val="es-CL" w:eastAsia="es-CL"/>
              </w:rPr>
            </w:pPr>
            <w:r>
              <w:rPr>
                <w:rFonts w:asciiTheme="minorHAnsi" w:hAnsiTheme="minorHAnsi" w:cstheme="minorHAnsi"/>
                <w:sz w:val="18"/>
                <w:szCs w:val="18"/>
                <w:lang w:val="es-CL" w:eastAsia="es-CL"/>
              </w:rPr>
              <w:t>S8</w:t>
            </w:r>
          </w:p>
        </w:tc>
      </w:tr>
      <w:tr w:rsidR="00FF15CA" w14:paraId="4DB98281" w14:textId="77777777">
        <w:trPr>
          <w:cantSplit/>
        </w:trPr>
        <w:tc>
          <w:tcPr>
            <w:tcW w:w="1318" w:type="dxa"/>
          </w:tcPr>
          <w:p w14:paraId="1EFE9873" w14:textId="77777777" w:rsidR="00FF15CA" w:rsidRDefault="00E0189B">
            <w:pPr>
              <w:spacing w:before="20" w:after="20"/>
              <w:rPr>
                <w:lang w:val="es-CL" w:eastAsia="es-CL"/>
              </w:rPr>
            </w:pPr>
            <w:r>
              <w:rPr>
                <w:rFonts w:asciiTheme="minorHAnsi" w:hAnsiTheme="minorHAnsi" w:cstheme="minorHAnsi"/>
                <w:sz w:val="18"/>
                <w:szCs w:val="18"/>
                <w:lang w:val="es-CL" w:eastAsia="es-CL"/>
              </w:rPr>
              <w:t>7</w:t>
            </w:r>
          </w:p>
        </w:tc>
        <w:tc>
          <w:tcPr>
            <w:tcW w:w="3438" w:type="dxa"/>
          </w:tcPr>
          <w:p w14:paraId="282B356B" w14:textId="77777777" w:rsidR="00FF15CA" w:rsidRDefault="00E0189B">
            <w:pPr>
              <w:spacing w:before="20" w:after="20"/>
              <w:rPr>
                <w:lang w:val="es-CL" w:eastAsia="es-CL"/>
              </w:rPr>
            </w:pPr>
            <w:r>
              <w:rPr>
                <w:rFonts w:asciiTheme="minorHAnsi" w:hAnsiTheme="minorHAnsi" w:cstheme="minorHAnsi"/>
                <w:sz w:val="18"/>
                <w:szCs w:val="18"/>
                <w:lang w:val="es-CL" w:eastAsia="es-CL"/>
              </w:rPr>
              <w:t>HU21 Registrar la auditoría automáticamente</w:t>
            </w:r>
          </w:p>
        </w:tc>
        <w:tc>
          <w:tcPr>
            <w:tcW w:w="898" w:type="dxa"/>
          </w:tcPr>
          <w:p w14:paraId="1CAD01D8" w14:textId="77777777" w:rsidR="00FF15CA" w:rsidRDefault="00E0189B">
            <w:pPr>
              <w:spacing w:before="20" w:after="20"/>
              <w:rPr>
                <w:lang w:val="es-CL" w:eastAsia="es-CL"/>
              </w:rPr>
            </w:pPr>
            <w:r>
              <w:rPr>
                <w:rFonts w:asciiTheme="minorHAnsi" w:hAnsiTheme="minorHAnsi" w:cstheme="minorHAnsi"/>
                <w:sz w:val="18"/>
                <w:szCs w:val="18"/>
                <w:lang w:val="es-CL" w:eastAsia="es-CL"/>
              </w:rPr>
              <w:t>E4</w:t>
            </w:r>
          </w:p>
        </w:tc>
        <w:tc>
          <w:tcPr>
            <w:tcW w:w="1264" w:type="dxa"/>
          </w:tcPr>
          <w:p w14:paraId="342C893F" w14:textId="77777777" w:rsidR="00FF15CA" w:rsidRDefault="00E0189B">
            <w:pPr>
              <w:spacing w:before="20" w:after="20"/>
              <w:rPr>
                <w:lang w:val="es-CL" w:eastAsia="es-CL"/>
              </w:rPr>
            </w:pPr>
            <w:r>
              <w:rPr>
                <w:rFonts w:asciiTheme="minorHAnsi" w:hAnsiTheme="minorHAnsi" w:cstheme="minorHAnsi"/>
                <w:sz w:val="18"/>
                <w:szCs w:val="18"/>
                <w:lang w:val="es-CL" w:eastAsia="es-CL"/>
              </w:rPr>
              <w:t>5</w:t>
            </w:r>
          </w:p>
        </w:tc>
        <w:tc>
          <w:tcPr>
            <w:tcW w:w="1920" w:type="dxa"/>
          </w:tcPr>
          <w:p w14:paraId="2B99FE32" w14:textId="77777777" w:rsidR="00FF15CA" w:rsidRDefault="00E0189B">
            <w:pPr>
              <w:spacing w:before="20" w:after="20"/>
              <w:rPr>
                <w:lang w:val="es-CL" w:eastAsia="es-CL"/>
              </w:rPr>
            </w:pPr>
            <w:r>
              <w:rPr>
                <w:rFonts w:asciiTheme="minorHAnsi" w:hAnsiTheme="minorHAnsi" w:cstheme="minorHAnsi"/>
                <w:sz w:val="18"/>
                <w:szCs w:val="18"/>
                <w:lang w:val="es-CL" w:eastAsia="es-CL"/>
              </w:rPr>
              <w:t>S9</w:t>
            </w:r>
          </w:p>
        </w:tc>
      </w:tr>
      <w:tr w:rsidR="00FF15CA" w14:paraId="0319CDA9" w14:textId="77777777">
        <w:trPr>
          <w:cantSplit/>
        </w:trPr>
        <w:tc>
          <w:tcPr>
            <w:tcW w:w="1318" w:type="dxa"/>
          </w:tcPr>
          <w:p w14:paraId="60D06D7F" w14:textId="77777777" w:rsidR="00FF15CA" w:rsidRDefault="00E0189B">
            <w:pPr>
              <w:spacing w:before="20" w:after="20"/>
              <w:rPr>
                <w:lang w:val="es-CL" w:eastAsia="es-CL"/>
              </w:rPr>
            </w:pPr>
            <w:r>
              <w:rPr>
                <w:rFonts w:asciiTheme="minorHAnsi" w:hAnsiTheme="minorHAnsi" w:cstheme="minorHAnsi"/>
                <w:sz w:val="18"/>
                <w:szCs w:val="18"/>
                <w:lang w:val="es-CL" w:eastAsia="es-CL"/>
              </w:rPr>
              <w:t>8</w:t>
            </w:r>
          </w:p>
        </w:tc>
        <w:tc>
          <w:tcPr>
            <w:tcW w:w="3438" w:type="dxa"/>
          </w:tcPr>
          <w:p w14:paraId="37058AC9" w14:textId="77777777" w:rsidR="00FF15CA" w:rsidRDefault="00E0189B">
            <w:pPr>
              <w:spacing w:before="20" w:after="20"/>
              <w:rPr>
                <w:lang w:val="es-CL" w:eastAsia="es-CL"/>
              </w:rPr>
            </w:pPr>
            <w:r>
              <w:rPr>
                <w:rFonts w:asciiTheme="minorHAnsi" w:hAnsiTheme="minorHAnsi" w:cstheme="minorHAnsi"/>
                <w:sz w:val="18"/>
                <w:szCs w:val="18"/>
                <w:lang w:val="es-CL" w:eastAsia="es-CL"/>
              </w:rPr>
              <w:t>HU07 Gestionar productores</w:t>
            </w:r>
          </w:p>
        </w:tc>
        <w:tc>
          <w:tcPr>
            <w:tcW w:w="898" w:type="dxa"/>
          </w:tcPr>
          <w:p w14:paraId="6AAA1F34" w14:textId="77777777" w:rsidR="00FF15CA" w:rsidRDefault="00E0189B">
            <w:pPr>
              <w:spacing w:before="20" w:after="20"/>
              <w:rPr>
                <w:lang w:val="es-CL" w:eastAsia="es-CL"/>
              </w:rPr>
            </w:pPr>
            <w:r>
              <w:rPr>
                <w:rFonts w:asciiTheme="minorHAnsi" w:hAnsiTheme="minorHAnsi" w:cstheme="minorHAnsi"/>
                <w:sz w:val="18"/>
                <w:szCs w:val="18"/>
                <w:lang w:val="es-CL" w:eastAsia="es-CL"/>
              </w:rPr>
              <w:t>E2</w:t>
            </w:r>
          </w:p>
        </w:tc>
        <w:tc>
          <w:tcPr>
            <w:tcW w:w="1264" w:type="dxa"/>
          </w:tcPr>
          <w:p w14:paraId="1B7BF418" w14:textId="77777777" w:rsidR="00FF15CA" w:rsidRDefault="00E0189B">
            <w:pPr>
              <w:spacing w:before="20" w:after="20"/>
              <w:rPr>
                <w:lang w:val="es-CL" w:eastAsia="es-CL"/>
              </w:rPr>
            </w:pPr>
            <w:r>
              <w:rPr>
                <w:rFonts w:asciiTheme="minorHAnsi" w:hAnsiTheme="minorHAnsi" w:cstheme="minorHAnsi"/>
                <w:sz w:val="18"/>
                <w:szCs w:val="18"/>
                <w:lang w:val="es-CL" w:eastAsia="es-CL"/>
              </w:rPr>
              <w:t>5</w:t>
            </w:r>
          </w:p>
        </w:tc>
        <w:tc>
          <w:tcPr>
            <w:tcW w:w="1920" w:type="dxa"/>
          </w:tcPr>
          <w:p w14:paraId="7D500D43" w14:textId="77777777" w:rsidR="00FF15CA" w:rsidRDefault="00E0189B">
            <w:pPr>
              <w:spacing w:before="20" w:after="20"/>
              <w:rPr>
                <w:lang w:val="es-CL" w:eastAsia="es-CL"/>
              </w:rPr>
            </w:pPr>
            <w:r>
              <w:rPr>
                <w:rFonts w:asciiTheme="minorHAnsi" w:hAnsiTheme="minorHAnsi" w:cstheme="minorHAnsi"/>
                <w:sz w:val="18"/>
                <w:szCs w:val="18"/>
                <w:lang w:val="es-CL" w:eastAsia="es-CL"/>
              </w:rPr>
              <w:t>S9</w:t>
            </w:r>
          </w:p>
        </w:tc>
      </w:tr>
      <w:tr w:rsidR="00FF15CA" w14:paraId="30B119BC" w14:textId="77777777">
        <w:trPr>
          <w:cantSplit/>
        </w:trPr>
        <w:tc>
          <w:tcPr>
            <w:tcW w:w="1318" w:type="dxa"/>
          </w:tcPr>
          <w:p w14:paraId="0FF38BDD" w14:textId="77777777" w:rsidR="00FF15CA" w:rsidRDefault="00E0189B">
            <w:pPr>
              <w:spacing w:before="20" w:after="20"/>
              <w:rPr>
                <w:lang w:val="es-CL" w:eastAsia="es-CL"/>
              </w:rPr>
            </w:pPr>
            <w:r>
              <w:rPr>
                <w:rFonts w:asciiTheme="minorHAnsi" w:hAnsiTheme="minorHAnsi" w:cstheme="minorHAnsi"/>
                <w:sz w:val="18"/>
                <w:szCs w:val="18"/>
                <w:lang w:val="es-CL" w:eastAsia="es-CL"/>
              </w:rPr>
              <w:t>9</w:t>
            </w:r>
          </w:p>
        </w:tc>
        <w:tc>
          <w:tcPr>
            <w:tcW w:w="3438" w:type="dxa"/>
          </w:tcPr>
          <w:p w14:paraId="0D494AFF" w14:textId="77777777" w:rsidR="00FF15CA" w:rsidRDefault="00E0189B">
            <w:pPr>
              <w:spacing w:before="20" w:after="20"/>
              <w:rPr>
                <w:lang w:val="es-CL" w:eastAsia="es-CL"/>
              </w:rPr>
            </w:pPr>
            <w:r>
              <w:rPr>
                <w:rFonts w:asciiTheme="minorHAnsi" w:hAnsiTheme="minorHAnsi" w:cstheme="minorHAnsi"/>
                <w:sz w:val="18"/>
                <w:szCs w:val="18"/>
                <w:lang w:val="es-CL" w:eastAsia="es-CL"/>
              </w:rPr>
              <w:t>HU08 Gestionar especies y variedades</w:t>
            </w:r>
          </w:p>
        </w:tc>
        <w:tc>
          <w:tcPr>
            <w:tcW w:w="898" w:type="dxa"/>
          </w:tcPr>
          <w:p w14:paraId="4FCEDB79" w14:textId="77777777" w:rsidR="00FF15CA" w:rsidRDefault="00E0189B">
            <w:pPr>
              <w:spacing w:before="20" w:after="20"/>
              <w:rPr>
                <w:lang w:val="es-CL" w:eastAsia="es-CL"/>
              </w:rPr>
            </w:pPr>
            <w:r>
              <w:rPr>
                <w:rFonts w:asciiTheme="minorHAnsi" w:hAnsiTheme="minorHAnsi" w:cstheme="minorHAnsi"/>
                <w:sz w:val="18"/>
                <w:szCs w:val="18"/>
                <w:lang w:val="es-CL" w:eastAsia="es-CL"/>
              </w:rPr>
              <w:t>E2</w:t>
            </w:r>
          </w:p>
        </w:tc>
        <w:tc>
          <w:tcPr>
            <w:tcW w:w="1264" w:type="dxa"/>
          </w:tcPr>
          <w:p w14:paraId="4DC68BB2" w14:textId="77777777" w:rsidR="00FF15CA" w:rsidRDefault="00E0189B">
            <w:pPr>
              <w:spacing w:before="20" w:after="20"/>
              <w:rPr>
                <w:lang w:val="es-CL" w:eastAsia="es-CL"/>
              </w:rPr>
            </w:pPr>
            <w:r>
              <w:rPr>
                <w:rFonts w:asciiTheme="minorHAnsi" w:hAnsiTheme="minorHAnsi" w:cstheme="minorHAnsi"/>
                <w:sz w:val="18"/>
                <w:szCs w:val="18"/>
                <w:lang w:val="es-CL" w:eastAsia="es-CL"/>
              </w:rPr>
              <w:t>3</w:t>
            </w:r>
          </w:p>
        </w:tc>
        <w:tc>
          <w:tcPr>
            <w:tcW w:w="1920" w:type="dxa"/>
          </w:tcPr>
          <w:p w14:paraId="54EA043A" w14:textId="77777777" w:rsidR="00FF15CA" w:rsidRDefault="00E0189B">
            <w:pPr>
              <w:spacing w:before="20" w:after="20"/>
              <w:rPr>
                <w:lang w:val="es-CL" w:eastAsia="es-CL"/>
              </w:rPr>
            </w:pPr>
            <w:r>
              <w:rPr>
                <w:rFonts w:asciiTheme="minorHAnsi" w:hAnsiTheme="minorHAnsi" w:cstheme="minorHAnsi"/>
                <w:sz w:val="18"/>
                <w:szCs w:val="18"/>
                <w:lang w:val="es-CL" w:eastAsia="es-CL"/>
              </w:rPr>
              <w:t>S10</w:t>
            </w:r>
          </w:p>
        </w:tc>
      </w:tr>
      <w:tr w:rsidR="00FF15CA" w14:paraId="764AF44B" w14:textId="77777777">
        <w:trPr>
          <w:cantSplit/>
        </w:trPr>
        <w:tc>
          <w:tcPr>
            <w:tcW w:w="1318" w:type="dxa"/>
          </w:tcPr>
          <w:p w14:paraId="15351405" w14:textId="77777777" w:rsidR="00FF15CA" w:rsidRDefault="00E0189B">
            <w:pPr>
              <w:spacing w:before="20" w:after="20"/>
              <w:rPr>
                <w:lang w:val="es-CL" w:eastAsia="es-CL"/>
              </w:rPr>
            </w:pPr>
            <w:r>
              <w:rPr>
                <w:rFonts w:asciiTheme="minorHAnsi" w:hAnsiTheme="minorHAnsi" w:cstheme="minorHAnsi"/>
                <w:sz w:val="18"/>
                <w:szCs w:val="18"/>
                <w:lang w:val="es-CL" w:eastAsia="es-CL"/>
              </w:rPr>
              <w:t>10</w:t>
            </w:r>
          </w:p>
        </w:tc>
        <w:tc>
          <w:tcPr>
            <w:tcW w:w="3438" w:type="dxa"/>
          </w:tcPr>
          <w:p w14:paraId="304DCBAD" w14:textId="77777777" w:rsidR="00FF15CA" w:rsidRDefault="00E0189B">
            <w:pPr>
              <w:spacing w:before="20" w:after="20"/>
              <w:rPr>
                <w:lang w:val="es-CL" w:eastAsia="es-CL"/>
              </w:rPr>
            </w:pPr>
            <w:r>
              <w:rPr>
                <w:rFonts w:asciiTheme="minorHAnsi" w:hAnsiTheme="minorHAnsi" w:cstheme="minorHAnsi"/>
                <w:sz w:val="18"/>
                <w:szCs w:val="18"/>
                <w:lang w:val="es-CL" w:eastAsia="es-CL"/>
              </w:rPr>
              <w:t>HU09 Gestionar calidades y sistemas productivos</w:t>
            </w:r>
          </w:p>
        </w:tc>
        <w:tc>
          <w:tcPr>
            <w:tcW w:w="898" w:type="dxa"/>
          </w:tcPr>
          <w:p w14:paraId="338B66BE" w14:textId="77777777" w:rsidR="00FF15CA" w:rsidRDefault="00E0189B">
            <w:pPr>
              <w:spacing w:before="20" w:after="20"/>
              <w:rPr>
                <w:lang w:val="es-CL" w:eastAsia="es-CL"/>
              </w:rPr>
            </w:pPr>
            <w:r>
              <w:rPr>
                <w:rFonts w:asciiTheme="minorHAnsi" w:hAnsiTheme="minorHAnsi" w:cstheme="minorHAnsi"/>
                <w:sz w:val="18"/>
                <w:szCs w:val="18"/>
                <w:lang w:val="es-CL" w:eastAsia="es-CL"/>
              </w:rPr>
              <w:t>E2</w:t>
            </w:r>
          </w:p>
        </w:tc>
        <w:tc>
          <w:tcPr>
            <w:tcW w:w="1264" w:type="dxa"/>
          </w:tcPr>
          <w:p w14:paraId="05F15806" w14:textId="77777777" w:rsidR="00FF15CA" w:rsidRDefault="00E0189B">
            <w:pPr>
              <w:spacing w:before="20" w:after="20"/>
              <w:rPr>
                <w:lang w:val="es-CL" w:eastAsia="es-CL"/>
              </w:rPr>
            </w:pPr>
            <w:r>
              <w:rPr>
                <w:rFonts w:asciiTheme="minorHAnsi" w:hAnsiTheme="minorHAnsi" w:cstheme="minorHAnsi"/>
                <w:sz w:val="18"/>
                <w:szCs w:val="18"/>
                <w:lang w:val="es-CL" w:eastAsia="es-CL"/>
              </w:rPr>
              <w:t>2</w:t>
            </w:r>
          </w:p>
        </w:tc>
        <w:tc>
          <w:tcPr>
            <w:tcW w:w="1920" w:type="dxa"/>
          </w:tcPr>
          <w:p w14:paraId="16CA9F38" w14:textId="77777777" w:rsidR="00FF15CA" w:rsidRDefault="00E0189B">
            <w:pPr>
              <w:spacing w:before="20" w:after="20"/>
              <w:rPr>
                <w:lang w:val="es-CL" w:eastAsia="es-CL"/>
              </w:rPr>
            </w:pPr>
            <w:r>
              <w:rPr>
                <w:rFonts w:asciiTheme="minorHAnsi" w:hAnsiTheme="minorHAnsi" w:cstheme="minorHAnsi"/>
                <w:sz w:val="18"/>
                <w:szCs w:val="18"/>
                <w:lang w:val="es-CL" w:eastAsia="es-CL"/>
              </w:rPr>
              <w:t>S10</w:t>
            </w:r>
          </w:p>
        </w:tc>
      </w:tr>
      <w:tr w:rsidR="00FF15CA" w14:paraId="16D7EA02" w14:textId="77777777">
        <w:trPr>
          <w:cantSplit/>
        </w:trPr>
        <w:tc>
          <w:tcPr>
            <w:tcW w:w="1318" w:type="dxa"/>
          </w:tcPr>
          <w:p w14:paraId="348ACFFE" w14:textId="77777777" w:rsidR="00FF15CA" w:rsidRDefault="00E0189B">
            <w:pPr>
              <w:spacing w:before="20" w:after="20"/>
              <w:rPr>
                <w:lang w:val="es-CL" w:eastAsia="es-CL"/>
              </w:rPr>
            </w:pPr>
            <w:r>
              <w:rPr>
                <w:rFonts w:asciiTheme="minorHAnsi" w:hAnsiTheme="minorHAnsi" w:cstheme="minorHAnsi"/>
                <w:sz w:val="18"/>
                <w:szCs w:val="18"/>
                <w:lang w:val="es-CL" w:eastAsia="es-CL"/>
              </w:rPr>
              <w:t>11</w:t>
            </w:r>
          </w:p>
        </w:tc>
        <w:tc>
          <w:tcPr>
            <w:tcW w:w="3438" w:type="dxa"/>
          </w:tcPr>
          <w:p w14:paraId="4C5A08BB" w14:textId="77777777" w:rsidR="00FF15CA" w:rsidRDefault="00E0189B">
            <w:pPr>
              <w:spacing w:before="20" w:after="20"/>
              <w:rPr>
                <w:lang w:val="es-CL" w:eastAsia="es-CL"/>
              </w:rPr>
            </w:pPr>
            <w:r>
              <w:rPr>
                <w:rFonts w:asciiTheme="minorHAnsi" w:hAnsiTheme="minorHAnsi" w:cstheme="minorHAnsi"/>
                <w:sz w:val="18"/>
                <w:szCs w:val="18"/>
                <w:lang w:val="es-CL" w:eastAsia="es-CL"/>
              </w:rPr>
              <w:t>HU10 Gestionar tipos de bandeja y embalajes</w:t>
            </w:r>
          </w:p>
        </w:tc>
        <w:tc>
          <w:tcPr>
            <w:tcW w:w="898" w:type="dxa"/>
          </w:tcPr>
          <w:p w14:paraId="350DD662" w14:textId="77777777" w:rsidR="00FF15CA" w:rsidRDefault="00E0189B">
            <w:pPr>
              <w:spacing w:before="20" w:after="20"/>
              <w:rPr>
                <w:lang w:val="es-CL" w:eastAsia="es-CL"/>
              </w:rPr>
            </w:pPr>
            <w:r>
              <w:rPr>
                <w:rFonts w:asciiTheme="minorHAnsi" w:hAnsiTheme="minorHAnsi" w:cstheme="minorHAnsi"/>
                <w:sz w:val="18"/>
                <w:szCs w:val="18"/>
                <w:lang w:val="es-CL" w:eastAsia="es-CL"/>
              </w:rPr>
              <w:t>E2</w:t>
            </w:r>
          </w:p>
        </w:tc>
        <w:tc>
          <w:tcPr>
            <w:tcW w:w="1264" w:type="dxa"/>
          </w:tcPr>
          <w:p w14:paraId="6EE64F61" w14:textId="77777777" w:rsidR="00FF15CA" w:rsidRDefault="00E0189B">
            <w:pPr>
              <w:spacing w:before="20" w:after="20"/>
              <w:rPr>
                <w:lang w:val="es-CL" w:eastAsia="es-CL"/>
              </w:rPr>
            </w:pPr>
            <w:r>
              <w:rPr>
                <w:rFonts w:asciiTheme="minorHAnsi" w:hAnsiTheme="minorHAnsi" w:cstheme="minorHAnsi"/>
                <w:sz w:val="18"/>
                <w:szCs w:val="18"/>
                <w:lang w:val="es-CL" w:eastAsia="es-CL"/>
              </w:rPr>
              <w:t>2</w:t>
            </w:r>
          </w:p>
        </w:tc>
        <w:tc>
          <w:tcPr>
            <w:tcW w:w="1920" w:type="dxa"/>
          </w:tcPr>
          <w:p w14:paraId="14803E04" w14:textId="77777777" w:rsidR="00FF15CA" w:rsidRDefault="00E0189B">
            <w:pPr>
              <w:spacing w:before="20" w:after="20"/>
              <w:rPr>
                <w:lang w:val="es-CL" w:eastAsia="es-CL"/>
              </w:rPr>
            </w:pPr>
            <w:r>
              <w:rPr>
                <w:rFonts w:asciiTheme="minorHAnsi" w:hAnsiTheme="minorHAnsi" w:cstheme="minorHAnsi"/>
                <w:sz w:val="18"/>
                <w:szCs w:val="18"/>
                <w:lang w:val="es-CL" w:eastAsia="es-CL"/>
              </w:rPr>
              <w:t>S10</w:t>
            </w:r>
          </w:p>
        </w:tc>
      </w:tr>
      <w:tr w:rsidR="00FF15CA" w14:paraId="18318144" w14:textId="77777777">
        <w:trPr>
          <w:cantSplit/>
        </w:trPr>
        <w:tc>
          <w:tcPr>
            <w:tcW w:w="1318" w:type="dxa"/>
          </w:tcPr>
          <w:p w14:paraId="74391E4C" w14:textId="77777777" w:rsidR="00FF15CA" w:rsidRDefault="00E0189B">
            <w:pPr>
              <w:spacing w:before="20" w:after="20"/>
              <w:rPr>
                <w:lang w:val="es-CL" w:eastAsia="es-CL"/>
              </w:rPr>
            </w:pPr>
            <w:r>
              <w:rPr>
                <w:rFonts w:asciiTheme="minorHAnsi" w:hAnsiTheme="minorHAnsi" w:cstheme="minorHAnsi"/>
                <w:sz w:val="18"/>
                <w:szCs w:val="18"/>
                <w:lang w:val="es-CL" w:eastAsia="es-CL"/>
              </w:rPr>
              <w:t>12</w:t>
            </w:r>
          </w:p>
        </w:tc>
        <w:tc>
          <w:tcPr>
            <w:tcW w:w="3438" w:type="dxa"/>
          </w:tcPr>
          <w:p w14:paraId="4E4C4611" w14:textId="77777777" w:rsidR="00FF15CA" w:rsidRDefault="00E0189B">
            <w:pPr>
              <w:spacing w:before="20" w:after="20"/>
              <w:rPr>
                <w:lang w:val="es-CL" w:eastAsia="es-CL"/>
              </w:rPr>
            </w:pPr>
            <w:r>
              <w:rPr>
                <w:rFonts w:asciiTheme="minorHAnsi" w:hAnsiTheme="minorHAnsi" w:cstheme="minorHAnsi"/>
                <w:sz w:val="18"/>
                <w:szCs w:val="18"/>
                <w:lang w:val="es-CL" w:eastAsia="es-CL"/>
              </w:rPr>
              <w:t>HU11 Seleccionar datos de catálogo en los formularios</w:t>
            </w:r>
          </w:p>
        </w:tc>
        <w:tc>
          <w:tcPr>
            <w:tcW w:w="898" w:type="dxa"/>
          </w:tcPr>
          <w:p w14:paraId="5F28C8C6" w14:textId="77777777" w:rsidR="00FF15CA" w:rsidRDefault="00E0189B">
            <w:pPr>
              <w:spacing w:before="20" w:after="20"/>
              <w:rPr>
                <w:lang w:val="es-CL" w:eastAsia="es-CL"/>
              </w:rPr>
            </w:pPr>
            <w:r>
              <w:rPr>
                <w:rFonts w:asciiTheme="minorHAnsi" w:hAnsiTheme="minorHAnsi" w:cstheme="minorHAnsi"/>
                <w:sz w:val="18"/>
                <w:szCs w:val="18"/>
                <w:lang w:val="es-CL" w:eastAsia="es-CL"/>
              </w:rPr>
              <w:t>E2</w:t>
            </w:r>
          </w:p>
        </w:tc>
        <w:tc>
          <w:tcPr>
            <w:tcW w:w="1264" w:type="dxa"/>
          </w:tcPr>
          <w:p w14:paraId="3AAB4286" w14:textId="77777777" w:rsidR="00FF15CA" w:rsidRDefault="00E0189B">
            <w:pPr>
              <w:spacing w:before="20" w:after="20"/>
              <w:rPr>
                <w:lang w:val="es-CL" w:eastAsia="es-CL"/>
              </w:rPr>
            </w:pPr>
            <w:r>
              <w:rPr>
                <w:rFonts w:asciiTheme="minorHAnsi" w:hAnsiTheme="minorHAnsi" w:cstheme="minorHAnsi"/>
                <w:sz w:val="18"/>
                <w:szCs w:val="18"/>
                <w:lang w:val="es-CL" w:eastAsia="es-CL"/>
              </w:rPr>
              <w:t>2</w:t>
            </w:r>
          </w:p>
        </w:tc>
        <w:tc>
          <w:tcPr>
            <w:tcW w:w="1920" w:type="dxa"/>
          </w:tcPr>
          <w:p w14:paraId="5723EC6A" w14:textId="77777777" w:rsidR="00FF15CA" w:rsidRDefault="00E0189B">
            <w:pPr>
              <w:spacing w:before="20" w:after="20"/>
              <w:rPr>
                <w:lang w:val="es-CL" w:eastAsia="es-CL"/>
              </w:rPr>
            </w:pPr>
            <w:r>
              <w:rPr>
                <w:rFonts w:asciiTheme="minorHAnsi" w:hAnsiTheme="minorHAnsi" w:cstheme="minorHAnsi"/>
                <w:sz w:val="18"/>
                <w:szCs w:val="18"/>
                <w:lang w:val="es-CL" w:eastAsia="es-CL"/>
              </w:rPr>
              <w:t>S10</w:t>
            </w:r>
          </w:p>
        </w:tc>
      </w:tr>
      <w:tr w:rsidR="00FF15CA" w14:paraId="63526B64" w14:textId="77777777">
        <w:trPr>
          <w:cantSplit/>
        </w:trPr>
        <w:tc>
          <w:tcPr>
            <w:tcW w:w="1318" w:type="dxa"/>
          </w:tcPr>
          <w:p w14:paraId="3E38D09D" w14:textId="77777777" w:rsidR="00FF15CA" w:rsidRDefault="00E0189B">
            <w:pPr>
              <w:spacing w:before="20" w:after="20"/>
              <w:rPr>
                <w:lang w:val="es-CL" w:eastAsia="es-CL"/>
              </w:rPr>
            </w:pPr>
            <w:r>
              <w:rPr>
                <w:rFonts w:asciiTheme="minorHAnsi" w:hAnsiTheme="minorHAnsi" w:cstheme="minorHAnsi"/>
                <w:sz w:val="18"/>
                <w:szCs w:val="18"/>
                <w:lang w:val="es-CL" w:eastAsia="es-CL"/>
              </w:rPr>
              <w:t>13</w:t>
            </w:r>
          </w:p>
        </w:tc>
        <w:tc>
          <w:tcPr>
            <w:tcW w:w="3438" w:type="dxa"/>
          </w:tcPr>
          <w:p w14:paraId="24A7F8BE" w14:textId="77777777" w:rsidR="00FF15CA" w:rsidRDefault="00E0189B">
            <w:pPr>
              <w:spacing w:before="20" w:after="20"/>
              <w:rPr>
                <w:lang w:val="es-CL" w:eastAsia="es-CL"/>
              </w:rPr>
            </w:pPr>
            <w:r>
              <w:rPr>
                <w:rFonts w:asciiTheme="minorHAnsi" w:hAnsiTheme="minorHAnsi" w:cstheme="minorHAnsi"/>
                <w:sz w:val="18"/>
                <w:szCs w:val="18"/>
                <w:lang w:val="es-CL" w:eastAsia="es-CL"/>
              </w:rPr>
              <w:t>HU12 Registrar una tarja de recepción</w:t>
            </w:r>
          </w:p>
        </w:tc>
        <w:tc>
          <w:tcPr>
            <w:tcW w:w="898" w:type="dxa"/>
          </w:tcPr>
          <w:p w14:paraId="5AFE6577" w14:textId="77777777" w:rsidR="00FF15CA" w:rsidRDefault="00E0189B">
            <w:pPr>
              <w:spacing w:before="20" w:after="20"/>
              <w:rPr>
                <w:lang w:val="es-CL" w:eastAsia="es-CL"/>
              </w:rPr>
            </w:pPr>
            <w:r>
              <w:rPr>
                <w:rFonts w:asciiTheme="minorHAnsi" w:hAnsiTheme="minorHAnsi" w:cstheme="minorHAnsi"/>
                <w:sz w:val="18"/>
                <w:szCs w:val="18"/>
                <w:lang w:val="es-CL" w:eastAsia="es-CL"/>
              </w:rPr>
              <w:t>E3</w:t>
            </w:r>
          </w:p>
        </w:tc>
        <w:tc>
          <w:tcPr>
            <w:tcW w:w="1264" w:type="dxa"/>
          </w:tcPr>
          <w:p w14:paraId="6C877B44" w14:textId="77777777" w:rsidR="00FF15CA" w:rsidRDefault="00E0189B">
            <w:pPr>
              <w:spacing w:before="20" w:after="20"/>
              <w:rPr>
                <w:lang w:val="es-CL" w:eastAsia="es-CL"/>
              </w:rPr>
            </w:pPr>
            <w:r>
              <w:rPr>
                <w:rFonts w:asciiTheme="minorHAnsi" w:hAnsiTheme="minorHAnsi" w:cstheme="minorHAnsi"/>
                <w:sz w:val="18"/>
                <w:szCs w:val="18"/>
                <w:lang w:val="es-CL" w:eastAsia="es-CL"/>
              </w:rPr>
              <w:t>8</w:t>
            </w:r>
          </w:p>
        </w:tc>
        <w:tc>
          <w:tcPr>
            <w:tcW w:w="1920" w:type="dxa"/>
          </w:tcPr>
          <w:p w14:paraId="2490D545" w14:textId="77777777" w:rsidR="00FF15CA" w:rsidRDefault="00E0189B">
            <w:pPr>
              <w:spacing w:before="20" w:after="20"/>
              <w:rPr>
                <w:lang w:val="es-CL" w:eastAsia="es-CL"/>
              </w:rPr>
            </w:pPr>
            <w:r>
              <w:rPr>
                <w:rFonts w:asciiTheme="minorHAnsi" w:hAnsiTheme="minorHAnsi" w:cstheme="minorHAnsi"/>
                <w:sz w:val="18"/>
                <w:szCs w:val="18"/>
                <w:lang w:val="es-CL" w:eastAsia="es-CL"/>
              </w:rPr>
              <w:t>S11</w:t>
            </w:r>
          </w:p>
        </w:tc>
      </w:tr>
      <w:tr w:rsidR="00FF15CA" w14:paraId="069A48B8" w14:textId="77777777">
        <w:trPr>
          <w:cantSplit/>
        </w:trPr>
        <w:tc>
          <w:tcPr>
            <w:tcW w:w="1318" w:type="dxa"/>
          </w:tcPr>
          <w:p w14:paraId="6BEEC56D" w14:textId="77777777" w:rsidR="00FF15CA" w:rsidRDefault="00E0189B">
            <w:pPr>
              <w:spacing w:before="20" w:after="20"/>
              <w:rPr>
                <w:lang w:val="es-CL" w:eastAsia="es-CL"/>
              </w:rPr>
            </w:pPr>
            <w:r>
              <w:rPr>
                <w:rFonts w:asciiTheme="minorHAnsi" w:hAnsiTheme="minorHAnsi" w:cstheme="minorHAnsi"/>
                <w:sz w:val="18"/>
                <w:szCs w:val="18"/>
                <w:lang w:val="es-CL" w:eastAsia="es-CL"/>
              </w:rPr>
              <w:t>14</w:t>
            </w:r>
          </w:p>
        </w:tc>
        <w:tc>
          <w:tcPr>
            <w:tcW w:w="3438" w:type="dxa"/>
          </w:tcPr>
          <w:p w14:paraId="4218C83B" w14:textId="77777777" w:rsidR="00FF15CA" w:rsidRDefault="00E0189B">
            <w:pPr>
              <w:spacing w:before="20" w:after="20"/>
              <w:rPr>
                <w:lang w:val="es-CL" w:eastAsia="es-CL"/>
              </w:rPr>
            </w:pPr>
            <w:r>
              <w:rPr>
                <w:rFonts w:asciiTheme="minorHAnsi" w:hAnsiTheme="minorHAnsi" w:cstheme="minorHAnsi"/>
                <w:sz w:val="18"/>
                <w:szCs w:val="18"/>
                <w:lang w:val="es-CL" w:eastAsia="es-CL"/>
              </w:rPr>
              <w:t>HU13 Numerar las tarjas automáticamente</w:t>
            </w:r>
          </w:p>
        </w:tc>
        <w:tc>
          <w:tcPr>
            <w:tcW w:w="898" w:type="dxa"/>
          </w:tcPr>
          <w:p w14:paraId="4BC64CFC" w14:textId="77777777" w:rsidR="00FF15CA" w:rsidRDefault="00E0189B">
            <w:pPr>
              <w:spacing w:before="20" w:after="20"/>
              <w:rPr>
                <w:lang w:val="es-CL" w:eastAsia="es-CL"/>
              </w:rPr>
            </w:pPr>
            <w:r>
              <w:rPr>
                <w:rFonts w:asciiTheme="minorHAnsi" w:hAnsiTheme="minorHAnsi" w:cstheme="minorHAnsi"/>
                <w:sz w:val="18"/>
                <w:szCs w:val="18"/>
                <w:lang w:val="es-CL" w:eastAsia="es-CL"/>
              </w:rPr>
              <w:t>E3</w:t>
            </w:r>
          </w:p>
        </w:tc>
        <w:tc>
          <w:tcPr>
            <w:tcW w:w="1264" w:type="dxa"/>
          </w:tcPr>
          <w:p w14:paraId="11843950" w14:textId="77777777" w:rsidR="00FF15CA" w:rsidRDefault="00E0189B">
            <w:pPr>
              <w:spacing w:before="20" w:after="20"/>
              <w:rPr>
                <w:lang w:val="es-CL" w:eastAsia="es-CL"/>
              </w:rPr>
            </w:pPr>
            <w:r>
              <w:rPr>
                <w:rFonts w:asciiTheme="minorHAnsi" w:hAnsiTheme="minorHAnsi" w:cstheme="minorHAnsi"/>
                <w:sz w:val="18"/>
                <w:szCs w:val="18"/>
                <w:lang w:val="es-CL" w:eastAsia="es-CL"/>
              </w:rPr>
              <w:t>3</w:t>
            </w:r>
          </w:p>
        </w:tc>
        <w:tc>
          <w:tcPr>
            <w:tcW w:w="1920" w:type="dxa"/>
          </w:tcPr>
          <w:p w14:paraId="18977CC5" w14:textId="77777777" w:rsidR="00FF15CA" w:rsidRDefault="00E0189B">
            <w:pPr>
              <w:spacing w:before="20" w:after="20"/>
              <w:rPr>
                <w:lang w:val="es-CL" w:eastAsia="es-CL"/>
              </w:rPr>
            </w:pPr>
            <w:r>
              <w:rPr>
                <w:rFonts w:asciiTheme="minorHAnsi" w:hAnsiTheme="minorHAnsi" w:cstheme="minorHAnsi"/>
                <w:sz w:val="18"/>
                <w:szCs w:val="18"/>
                <w:lang w:val="es-CL" w:eastAsia="es-CL"/>
              </w:rPr>
              <w:t>S11</w:t>
            </w:r>
          </w:p>
        </w:tc>
      </w:tr>
      <w:tr w:rsidR="00FF15CA" w14:paraId="5AAC7DE3" w14:textId="77777777">
        <w:trPr>
          <w:cantSplit/>
        </w:trPr>
        <w:tc>
          <w:tcPr>
            <w:tcW w:w="1318" w:type="dxa"/>
          </w:tcPr>
          <w:p w14:paraId="67E46254" w14:textId="77777777" w:rsidR="00FF15CA" w:rsidRDefault="00E0189B">
            <w:pPr>
              <w:spacing w:before="20" w:after="20"/>
              <w:rPr>
                <w:lang w:val="es-CL" w:eastAsia="es-CL"/>
              </w:rPr>
            </w:pPr>
            <w:r>
              <w:rPr>
                <w:rFonts w:asciiTheme="minorHAnsi" w:hAnsiTheme="minorHAnsi" w:cstheme="minorHAnsi"/>
                <w:sz w:val="18"/>
                <w:szCs w:val="18"/>
                <w:lang w:val="es-CL" w:eastAsia="es-CL"/>
              </w:rPr>
              <w:t>15</w:t>
            </w:r>
          </w:p>
        </w:tc>
        <w:tc>
          <w:tcPr>
            <w:tcW w:w="3438" w:type="dxa"/>
          </w:tcPr>
          <w:p w14:paraId="3F9D2627" w14:textId="77777777" w:rsidR="00FF15CA" w:rsidRDefault="00E0189B">
            <w:pPr>
              <w:spacing w:before="20" w:after="20"/>
              <w:rPr>
                <w:lang w:val="es-CL" w:eastAsia="es-CL"/>
              </w:rPr>
            </w:pPr>
            <w:r>
              <w:rPr>
                <w:rFonts w:asciiTheme="minorHAnsi" w:hAnsiTheme="minorHAnsi" w:cstheme="minorHAnsi"/>
                <w:sz w:val="18"/>
                <w:szCs w:val="18"/>
                <w:lang w:val="es-CL" w:eastAsia="es-CL"/>
              </w:rPr>
              <w:t>HU14 Calcular los kilos netos</w:t>
            </w:r>
          </w:p>
        </w:tc>
        <w:tc>
          <w:tcPr>
            <w:tcW w:w="898" w:type="dxa"/>
          </w:tcPr>
          <w:p w14:paraId="0ACD86C1" w14:textId="77777777" w:rsidR="00FF15CA" w:rsidRDefault="00E0189B">
            <w:pPr>
              <w:spacing w:before="20" w:after="20"/>
              <w:rPr>
                <w:lang w:val="es-CL" w:eastAsia="es-CL"/>
              </w:rPr>
            </w:pPr>
            <w:r>
              <w:rPr>
                <w:rFonts w:asciiTheme="minorHAnsi" w:hAnsiTheme="minorHAnsi" w:cstheme="minorHAnsi"/>
                <w:sz w:val="18"/>
                <w:szCs w:val="18"/>
                <w:lang w:val="es-CL" w:eastAsia="es-CL"/>
              </w:rPr>
              <w:t>E3</w:t>
            </w:r>
          </w:p>
        </w:tc>
        <w:tc>
          <w:tcPr>
            <w:tcW w:w="1264" w:type="dxa"/>
          </w:tcPr>
          <w:p w14:paraId="09B752C3" w14:textId="77777777" w:rsidR="00FF15CA" w:rsidRDefault="00E0189B">
            <w:pPr>
              <w:spacing w:before="20" w:after="20"/>
              <w:rPr>
                <w:lang w:val="es-CL" w:eastAsia="es-CL"/>
              </w:rPr>
            </w:pPr>
            <w:r>
              <w:rPr>
                <w:rFonts w:asciiTheme="minorHAnsi" w:hAnsiTheme="minorHAnsi" w:cstheme="minorHAnsi"/>
                <w:sz w:val="18"/>
                <w:szCs w:val="18"/>
                <w:lang w:val="es-CL" w:eastAsia="es-CL"/>
              </w:rPr>
              <w:t>3</w:t>
            </w:r>
          </w:p>
        </w:tc>
        <w:tc>
          <w:tcPr>
            <w:tcW w:w="1920" w:type="dxa"/>
          </w:tcPr>
          <w:p w14:paraId="58EEC29A" w14:textId="77777777" w:rsidR="00FF15CA" w:rsidRDefault="00E0189B">
            <w:pPr>
              <w:spacing w:before="20" w:after="20"/>
              <w:rPr>
                <w:lang w:val="es-CL" w:eastAsia="es-CL"/>
              </w:rPr>
            </w:pPr>
            <w:r>
              <w:rPr>
                <w:rFonts w:asciiTheme="minorHAnsi" w:hAnsiTheme="minorHAnsi" w:cstheme="minorHAnsi"/>
                <w:sz w:val="18"/>
                <w:szCs w:val="18"/>
                <w:lang w:val="es-CL" w:eastAsia="es-CL"/>
              </w:rPr>
              <w:t>S11</w:t>
            </w:r>
          </w:p>
        </w:tc>
      </w:tr>
      <w:tr w:rsidR="00FF15CA" w14:paraId="0752E871" w14:textId="77777777">
        <w:trPr>
          <w:cantSplit/>
        </w:trPr>
        <w:tc>
          <w:tcPr>
            <w:tcW w:w="1318" w:type="dxa"/>
          </w:tcPr>
          <w:p w14:paraId="2666558B" w14:textId="77777777" w:rsidR="00FF15CA" w:rsidRDefault="00E0189B">
            <w:pPr>
              <w:spacing w:before="20" w:after="20"/>
              <w:rPr>
                <w:lang w:val="es-CL" w:eastAsia="es-CL"/>
              </w:rPr>
            </w:pPr>
            <w:r>
              <w:rPr>
                <w:rFonts w:asciiTheme="minorHAnsi" w:hAnsiTheme="minorHAnsi" w:cstheme="minorHAnsi"/>
                <w:sz w:val="18"/>
                <w:szCs w:val="18"/>
                <w:lang w:val="es-CL" w:eastAsia="es-CL"/>
              </w:rPr>
              <w:t>16</w:t>
            </w:r>
          </w:p>
        </w:tc>
        <w:tc>
          <w:tcPr>
            <w:tcW w:w="3438" w:type="dxa"/>
          </w:tcPr>
          <w:p w14:paraId="3EEC7470" w14:textId="77777777" w:rsidR="00FF15CA" w:rsidRDefault="00E0189B">
            <w:pPr>
              <w:spacing w:before="20" w:after="20"/>
              <w:rPr>
                <w:lang w:val="es-CL" w:eastAsia="es-CL"/>
              </w:rPr>
            </w:pPr>
            <w:r>
              <w:rPr>
                <w:rFonts w:asciiTheme="minorHAnsi" w:hAnsiTheme="minorHAnsi" w:cstheme="minorHAnsi"/>
                <w:sz w:val="18"/>
                <w:szCs w:val="18"/>
                <w:lang w:val="es-CL" w:eastAsia="es-CL"/>
              </w:rPr>
              <w:t>HU15 Controlar el stock de bandejas</w:t>
            </w:r>
          </w:p>
        </w:tc>
        <w:tc>
          <w:tcPr>
            <w:tcW w:w="898" w:type="dxa"/>
          </w:tcPr>
          <w:p w14:paraId="103BB658" w14:textId="77777777" w:rsidR="00FF15CA" w:rsidRDefault="00E0189B">
            <w:pPr>
              <w:spacing w:before="20" w:after="20"/>
              <w:rPr>
                <w:lang w:val="es-CL" w:eastAsia="es-CL"/>
              </w:rPr>
            </w:pPr>
            <w:r>
              <w:rPr>
                <w:rFonts w:asciiTheme="minorHAnsi" w:hAnsiTheme="minorHAnsi" w:cstheme="minorHAnsi"/>
                <w:sz w:val="18"/>
                <w:szCs w:val="18"/>
                <w:lang w:val="es-CL" w:eastAsia="es-CL"/>
              </w:rPr>
              <w:t>E3</w:t>
            </w:r>
          </w:p>
        </w:tc>
        <w:tc>
          <w:tcPr>
            <w:tcW w:w="1264" w:type="dxa"/>
          </w:tcPr>
          <w:p w14:paraId="5DCF16A6" w14:textId="77777777" w:rsidR="00FF15CA" w:rsidRDefault="00E0189B">
            <w:pPr>
              <w:spacing w:before="20" w:after="20"/>
              <w:rPr>
                <w:lang w:val="es-CL" w:eastAsia="es-CL"/>
              </w:rPr>
            </w:pPr>
            <w:r>
              <w:rPr>
                <w:rFonts w:asciiTheme="minorHAnsi" w:hAnsiTheme="minorHAnsi" w:cstheme="minorHAnsi"/>
                <w:sz w:val="18"/>
                <w:szCs w:val="18"/>
                <w:lang w:val="es-CL" w:eastAsia="es-CL"/>
              </w:rPr>
              <w:t>5</w:t>
            </w:r>
          </w:p>
        </w:tc>
        <w:tc>
          <w:tcPr>
            <w:tcW w:w="1920" w:type="dxa"/>
          </w:tcPr>
          <w:p w14:paraId="6CA4BF7C" w14:textId="77777777" w:rsidR="00FF15CA" w:rsidRDefault="00E0189B">
            <w:pPr>
              <w:spacing w:before="20" w:after="20"/>
              <w:rPr>
                <w:lang w:val="es-CL" w:eastAsia="es-CL"/>
              </w:rPr>
            </w:pPr>
            <w:r>
              <w:rPr>
                <w:rFonts w:asciiTheme="minorHAnsi" w:hAnsiTheme="minorHAnsi" w:cstheme="minorHAnsi"/>
                <w:sz w:val="18"/>
                <w:szCs w:val="18"/>
                <w:lang w:val="es-CL" w:eastAsia="es-CL"/>
              </w:rPr>
              <w:t>S12</w:t>
            </w:r>
          </w:p>
        </w:tc>
      </w:tr>
      <w:tr w:rsidR="00FF15CA" w14:paraId="420D4FCC" w14:textId="77777777">
        <w:trPr>
          <w:cantSplit/>
        </w:trPr>
        <w:tc>
          <w:tcPr>
            <w:tcW w:w="1318" w:type="dxa"/>
          </w:tcPr>
          <w:p w14:paraId="12ABFC36" w14:textId="77777777" w:rsidR="00FF15CA" w:rsidRDefault="00E0189B">
            <w:pPr>
              <w:spacing w:before="20" w:after="20"/>
              <w:rPr>
                <w:lang w:val="es-CL" w:eastAsia="es-CL"/>
              </w:rPr>
            </w:pPr>
            <w:r>
              <w:rPr>
                <w:rFonts w:asciiTheme="minorHAnsi" w:hAnsiTheme="minorHAnsi" w:cstheme="minorHAnsi"/>
                <w:sz w:val="18"/>
                <w:szCs w:val="18"/>
                <w:lang w:val="es-CL" w:eastAsia="es-CL"/>
              </w:rPr>
              <w:t>17</w:t>
            </w:r>
          </w:p>
        </w:tc>
        <w:tc>
          <w:tcPr>
            <w:tcW w:w="3438" w:type="dxa"/>
          </w:tcPr>
          <w:p w14:paraId="6AF77031" w14:textId="77777777" w:rsidR="00FF15CA" w:rsidRDefault="00E0189B">
            <w:pPr>
              <w:spacing w:before="20" w:after="20"/>
              <w:rPr>
                <w:lang w:val="es-CL" w:eastAsia="es-CL"/>
              </w:rPr>
            </w:pPr>
            <w:r>
              <w:rPr>
                <w:rFonts w:asciiTheme="minorHAnsi" w:hAnsiTheme="minorHAnsi" w:cstheme="minorHAnsi"/>
                <w:sz w:val="18"/>
                <w:szCs w:val="18"/>
                <w:lang w:val="es-CL" w:eastAsia="es-CL"/>
              </w:rPr>
              <w:t>HU16 Imprimir la tarja</w:t>
            </w:r>
          </w:p>
        </w:tc>
        <w:tc>
          <w:tcPr>
            <w:tcW w:w="898" w:type="dxa"/>
          </w:tcPr>
          <w:p w14:paraId="3197FA11" w14:textId="77777777" w:rsidR="00FF15CA" w:rsidRDefault="00E0189B">
            <w:pPr>
              <w:spacing w:before="20" w:after="20"/>
              <w:rPr>
                <w:lang w:val="es-CL" w:eastAsia="es-CL"/>
              </w:rPr>
            </w:pPr>
            <w:r>
              <w:rPr>
                <w:rFonts w:asciiTheme="minorHAnsi" w:hAnsiTheme="minorHAnsi" w:cstheme="minorHAnsi"/>
                <w:sz w:val="18"/>
                <w:szCs w:val="18"/>
                <w:lang w:val="es-CL" w:eastAsia="es-CL"/>
              </w:rPr>
              <w:t>E3</w:t>
            </w:r>
          </w:p>
        </w:tc>
        <w:tc>
          <w:tcPr>
            <w:tcW w:w="1264" w:type="dxa"/>
          </w:tcPr>
          <w:p w14:paraId="2E61382B" w14:textId="77777777" w:rsidR="00FF15CA" w:rsidRDefault="00E0189B">
            <w:pPr>
              <w:spacing w:before="20" w:after="20"/>
              <w:rPr>
                <w:lang w:val="es-CL" w:eastAsia="es-CL"/>
              </w:rPr>
            </w:pPr>
            <w:r>
              <w:rPr>
                <w:rFonts w:asciiTheme="minorHAnsi" w:hAnsiTheme="minorHAnsi" w:cstheme="minorHAnsi"/>
                <w:sz w:val="18"/>
                <w:szCs w:val="18"/>
                <w:lang w:val="es-CL" w:eastAsia="es-CL"/>
              </w:rPr>
              <w:t>3</w:t>
            </w:r>
          </w:p>
        </w:tc>
        <w:tc>
          <w:tcPr>
            <w:tcW w:w="1920" w:type="dxa"/>
          </w:tcPr>
          <w:p w14:paraId="62B482DD" w14:textId="77777777" w:rsidR="00FF15CA" w:rsidRDefault="00E0189B">
            <w:pPr>
              <w:spacing w:before="20" w:after="20"/>
              <w:rPr>
                <w:lang w:val="es-CL" w:eastAsia="es-CL"/>
              </w:rPr>
            </w:pPr>
            <w:r>
              <w:rPr>
                <w:rFonts w:asciiTheme="minorHAnsi" w:hAnsiTheme="minorHAnsi" w:cstheme="minorHAnsi"/>
                <w:sz w:val="18"/>
                <w:szCs w:val="18"/>
                <w:lang w:val="es-CL" w:eastAsia="es-CL"/>
              </w:rPr>
              <w:t>S12</w:t>
            </w:r>
          </w:p>
        </w:tc>
      </w:tr>
      <w:tr w:rsidR="00FF15CA" w14:paraId="46902AAF" w14:textId="77777777">
        <w:trPr>
          <w:cantSplit/>
        </w:trPr>
        <w:tc>
          <w:tcPr>
            <w:tcW w:w="1318" w:type="dxa"/>
          </w:tcPr>
          <w:p w14:paraId="13BB1416" w14:textId="77777777" w:rsidR="00FF15CA" w:rsidRDefault="00E0189B">
            <w:pPr>
              <w:spacing w:before="20" w:after="20"/>
              <w:rPr>
                <w:lang w:val="es-CL" w:eastAsia="es-CL"/>
              </w:rPr>
            </w:pPr>
            <w:r>
              <w:rPr>
                <w:rFonts w:asciiTheme="minorHAnsi" w:hAnsiTheme="minorHAnsi" w:cstheme="minorHAnsi"/>
                <w:sz w:val="18"/>
                <w:szCs w:val="18"/>
                <w:lang w:val="es-CL" w:eastAsia="es-CL"/>
              </w:rPr>
              <w:t>18</w:t>
            </w:r>
          </w:p>
        </w:tc>
        <w:tc>
          <w:tcPr>
            <w:tcW w:w="3438" w:type="dxa"/>
          </w:tcPr>
          <w:p w14:paraId="0AFE54B4" w14:textId="77777777" w:rsidR="00FF15CA" w:rsidRDefault="00E0189B">
            <w:pPr>
              <w:spacing w:before="20" w:after="20"/>
              <w:rPr>
                <w:lang w:val="es-CL" w:eastAsia="es-CL"/>
              </w:rPr>
            </w:pPr>
            <w:r>
              <w:rPr>
                <w:rFonts w:asciiTheme="minorHAnsi" w:hAnsiTheme="minorHAnsi" w:cstheme="minorHAnsi"/>
                <w:sz w:val="18"/>
                <w:szCs w:val="18"/>
                <w:lang w:val="es-CL" w:eastAsia="es-CL"/>
              </w:rPr>
              <w:t>HU17 Consultar tarjas</w:t>
            </w:r>
          </w:p>
        </w:tc>
        <w:tc>
          <w:tcPr>
            <w:tcW w:w="898" w:type="dxa"/>
          </w:tcPr>
          <w:p w14:paraId="5A044685" w14:textId="77777777" w:rsidR="00FF15CA" w:rsidRDefault="00E0189B">
            <w:pPr>
              <w:spacing w:before="20" w:after="20"/>
              <w:rPr>
                <w:lang w:val="es-CL" w:eastAsia="es-CL"/>
              </w:rPr>
            </w:pPr>
            <w:r>
              <w:rPr>
                <w:rFonts w:asciiTheme="minorHAnsi" w:hAnsiTheme="minorHAnsi" w:cstheme="minorHAnsi"/>
                <w:sz w:val="18"/>
                <w:szCs w:val="18"/>
                <w:lang w:val="es-CL" w:eastAsia="es-CL"/>
              </w:rPr>
              <w:t>E3</w:t>
            </w:r>
          </w:p>
        </w:tc>
        <w:tc>
          <w:tcPr>
            <w:tcW w:w="1264" w:type="dxa"/>
          </w:tcPr>
          <w:p w14:paraId="711240F1" w14:textId="77777777" w:rsidR="00FF15CA" w:rsidRDefault="00E0189B">
            <w:pPr>
              <w:spacing w:before="20" w:after="20"/>
              <w:rPr>
                <w:lang w:val="es-CL" w:eastAsia="es-CL"/>
              </w:rPr>
            </w:pPr>
            <w:r>
              <w:rPr>
                <w:rFonts w:asciiTheme="minorHAnsi" w:hAnsiTheme="minorHAnsi" w:cstheme="minorHAnsi"/>
                <w:sz w:val="18"/>
                <w:szCs w:val="18"/>
                <w:lang w:val="es-CL" w:eastAsia="es-CL"/>
              </w:rPr>
              <w:t>3</w:t>
            </w:r>
          </w:p>
        </w:tc>
        <w:tc>
          <w:tcPr>
            <w:tcW w:w="1920" w:type="dxa"/>
          </w:tcPr>
          <w:p w14:paraId="64525B94" w14:textId="77777777" w:rsidR="00FF15CA" w:rsidRDefault="00E0189B">
            <w:pPr>
              <w:spacing w:before="20" w:after="20"/>
              <w:rPr>
                <w:lang w:val="es-CL" w:eastAsia="es-CL"/>
              </w:rPr>
            </w:pPr>
            <w:r>
              <w:rPr>
                <w:rFonts w:asciiTheme="minorHAnsi" w:hAnsiTheme="minorHAnsi" w:cstheme="minorHAnsi"/>
                <w:sz w:val="18"/>
                <w:szCs w:val="18"/>
                <w:lang w:val="es-CL" w:eastAsia="es-CL"/>
              </w:rPr>
              <w:t>S12</w:t>
            </w:r>
          </w:p>
        </w:tc>
      </w:tr>
      <w:tr w:rsidR="00FF15CA" w14:paraId="3E8356C7" w14:textId="77777777">
        <w:trPr>
          <w:cantSplit/>
        </w:trPr>
        <w:tc>
          <w:tcPr>
            <w:tcW w:w="1318" w:type="dxa"/>
          </w:tcPr>
          <w:p w14:paraId="23C26753" w14:textId="77777777" w:rsidR="00FF15CA" w:rsidRDefault="00E0189B">
            <w:pPr>
              <w:spacing w:before="20" w:after="20"/>
              <w:rPr>
                <w:lang w:val="es-CL" w:eastAsia="es-CL"/>
              </w:rPr>
            </w:pPr>
            <w:r>
              <w:rPr>
                <w:rFonts w:asciiTheme="minorHAnsi" w:hAnsiTheme="minorHAnsi" w:cstheme="minorHAnsi"/>
                <w:sz w:val="18"/>
                <w:szCs w:val="18"/>
                <w:lang w:val="es-CL" w:eastAsia="es-CL"/>
              </w:rPr>
              <w:t>19</w:t>
            </w:r>
          </w:p>
        </w:tc>
        <w:tc>
          <w:tcPr>
            <w:tcW w:w="3438" w:type="dxa"/>
          </w:tcPr>
          <w:p w14:paraId="74029645" w14:textId="77777777" w:rsidR="00FF15CA" w:rsidRDefault="00E0189B">
            <w:pPr>
              <w:spacing w:before="20" w:after="20"/>
              <w:rPr>
                <w:lang w:val="es-CL" w:eastAsia="es-CL"/>
              </w:rPr>
            </w:pPr>
            <w:r>
              <w:rPr>
                <w:rFonts w:asciiTheme="minorHAnsi" w:hAnsiTheme="minorHAnsi" w:cstheme="minorHAnsi"/>
                <w:sz w:val="18"/>
                <w:szCs w:val="18"/>
                <w:lang w:val="es-CL" w:eastAsia="es-CL"/>
              </w:rPr>
              <w:t>HU24 Anular una tarja de recepción</w:t>
            </w:r>
          </w:p>
        </w:tc>
        <w:tc>
          <w:tcPr>
            <w:tcW w:w="898" w:type="dxa"/>
          </w:tcPr>
          <w:p w14:paraId="224BBAF9" w14:textId="77777777" w:rsidR="00FF15CA" w:rsidRDefault="00E0189B">
            <w:pPr>
              <w:spacing w:before="20" w:after="20"/>
              <w:rPr>
                <w:lang w:val="es-CL" w:eastAsia="es-CL"/>
              </w:rPr>
            </w:pPr>
            <w:r>
              <w:rPr>
                <w:rFonts w:asciiTheme="minorHAnsi" w:hAnsiTheme="minorHAnsi" w:cstheme="minorHAnsi"/>
                <w:sz w:val="18"/>
                <w:szCs w:val="18"/>
                <w:lang w:val="es-CL" w:eastAsia="es-CL"/>
              </w:rPr>
              <w:t>E3</w:t>
            </w:r>
          </w:p>
        </w:tc>
        <w:tc>
          <w:tcPr>
            <w:tcW w:w="1264" w:type="dxa"/>
          </w:tcPr>
          <w:p w14:paraId="4E509722" w14:textId="77777777" w:rsidR="00FF15CA" w:rsidRDefault="00E0189B">
            <w:pPr>
              <w:spacing w:before="20" w:after="20"/>
              <w:rPr>
                <w:lang w:val="es-CL" w:eastAsia="es-CL"/>
              </w:rPr>
            </w:pPr>
            <w:r>
              <w:rPr>
                <w:rFonts w:asciiTheme="minorHAnsi" w:hAnsiTheme="minorHAnsi" w:cstheme="minorHAnsi"/>
                <w:sz w:val="18"/>
                <w:szCs w:val="18"/>
                <w:lang w:val="es-CL" w:eastAsia="es-CL"/>
              </w:rPr>
              <w:t>Por estimar</w:t>
            </w:r>
          </w:p>
        </w:tc>
        <w:tc>
          <w:tcPr>
            <w:tcW w:w="1920" w:type="dxa"/>
          </w:tcPr>
          <w:p w14:paraId="04C2C16E" w14:textId="77777777" w:rsidR="00FF15CA" w:rsidRDefault="00E0189B">
            <w:pPr>
              <w:spacing w:before="20" w:after="20"/>
              <w:rPr>
                <w:lang w:val="es-CL" w:eastAsia="es-CL"/>
              </w:rPr>
            </w:pPr>
            <w:r>
              <w:rPr>
                <w:rFonts w:asciiTheme="minorHAnsi" w:hAnsiTheme="minorHAnsi" w:cstheme="minorHAnsi"/>
                <w:sz w:val="18"/>
                <w:szCs w:val="18"/>
                <w:lang w:val="es-CL" w:eastAsia="es-CL"/>
              </w:rPr>
              <w:t>S12</w:t>
            </w:r>
          </w:p>
        </w:tc>
      </w:tr>
      <w:tr w:rsidR="00FF15CA" w14:paraId="44201480" w14:textId="77777777">
        <w:trPr>
          <w:cantSplit/>
        </w:trPr>
        <w:tc>
          <w:tcPr>
            <w:tcW w:w="1318" w:type="dxa"/>
          </w:tcPr>
          <w:p w14:paraId="4FA4E483" w14:textId="77777777" w:rsidR="00FF15CA" w:rsidRDefault="00E0189B">
            <w:pPr>
              <w:spacing w:before="20" w:after="20"/>
              <w:rPr>
                <w:lang w:val="es-CL" w:eastAsia="es-CL"/>
              </w:rPr>
            </w:pPr>
            <w:r>
              <w:rPr>
                <w:rFonts w:asciiTheme="minorHAnsi" w:hAnsiTheme="minorHAnsi" w:cstheme="minorHAnsi"/>
                <w:sz w:val="18"/>
                <w:szCs w:val="18"/>
                <w:lang w:val="es-CL" w:eastAsia="es-CL"/>
              </w:rPr>
              <w:t>20</w:t>
            </w:r>
          </w:p>
        </w:tc>
        <w:tc>
          <w:tcPr>
            <w:tcW w:w="3438" w:type="dxa"/>
          </w:tcPr>
          <w:p w14:paraId="03DF55BA" w14:textId="77777777" w:rsidR="00FF15CA" w:rsidRDefault="00E0189B">
            <w:pPr>
              <w:spacing w:before="20" w:after="20"/>
              <w:rPr>
                <w:lang w:val="es-CL" w:eastAsia="es-CL"/>
              </w:rPr>
            </w:pPr>
            <w:r>
              <w:rPr>
                <w:rFonts w:asciiTheme="minorHAnsi" w:hAnsiTheme="minorHAnsi" w:cstheme="minorHAnsi"/>
                <w:sz w:val="18"/>
                <w:szCs w:val="18"/>
                <w:lang w:val="es-CL" w:eastAsia="es-CL"/>
              </w:rPr>
              <w:t>HU18 Registrar el procesamiento de tarjas</w:t>
            </w:r>
          </w:p>
        </w:tc>
        <w:tc>
          <w:tcPr>
            <w:tcW w:w="898" w:type="dxa"/>
          </w:tcPr>
          <w:p w14:paraId="29E875C5" w14:textId="77777777" w:rsidR="00FF15CA" w:rsidRDefault="00E0189B">
            <w:pPr>
              <w:spacing w:before="20" w:after="20"/>
              <w:rPr>
                <w:lang w:val="es-CL" w:eastAsia="es-CL"/>
              </w:rPr>
            </w:pPr>
            <w:r>
              <w:rPr>
                <w:rFonts w:asciiTheme="minorHAnsi" w:hAnsiTheme="minorHAnsi" w:cstheme="minorHAnsi"/>
                <w:sz w:val="18"/>
                <w:szCs w:val="18"/>
                <w:lang w:val="es-CL" w:eastAsia="es-CL"/>
              </w:rPr>
              <w:t>E4</w:t>
            </w:r>
          </w:p>
        </w:tc>
        <w:tc>
          <w:tcPr>
            <w:tcW w:w="1264" w:type="dxa"/>
          </w:tcPr>
          <w:p w14:paraId="55FADF0E" w14:textId="77777777" w:rsidR="00FF15CA" w:rsidRDefault="00E0189B">
            <w:pPr>
              <w:spacing w:before="20" w:after="20"/>
              <w:rPr>
                <w:lang w:val="es-CL" w:eastAsia="es-CL"/>
              </w:rPr>
            </w:pPr>
            <w:r>
              <w:rPr>
                <w:rFonts w:asciiTheme="minorHAnsi" w:hAnsiTheme="minorHAnsi" w:cstheme="minorHAnsi"/>
                <w:sz w:val="18"/>
                <w:szCs w:val="18"/>
                <w:lang w:val="es-CL" w:eastAsia="es-CL"/>
              </w:rPr>
              <w:t>5</w:t>
            </w:r>
          </w:p>
        </w:tc>
        <w:tc>
          <w:tcPr>
            <w:tcW w:w="1920" w:type="dxa"/>
          </w:tcPr>
          <w:p w14:paraId="144C09C9" w14:textId="77777777" w:rsidR="00FF15CA" w:rsidRDefault="00E0189B">
            <w:pPr>
              <w:spacing w:before="20" w:after="20"/>
              <w:rPr>
                <w:lang w:val="es-CL" w:eastAsia="es-CL"/>
              </w:rPr>
            </w:pPr>
            <w:r>
              <w:rPr>
                <w:rFonts w:asciiTheme="minorHAnsi" w:hAnsiTheme="minorHAnsi" w:cstheme="minorHAnsi"/>
                <w:sz w:val="18"/>
                <w:szCs w:val="18"/>
                <w:lang w:val="es-CL" w:eastAsia="es-CL"/>
              </w:rPr>
              <w:t>S13</w:t>
            </w:r>
          </w:p>
        </w:tc>
      </w:tr>
      <w:tr w:rsidR="00FF15CA" w14:paraId="13C97D79" w14:textId="77777777">
        <w:trPr>
          <w:cantSplit/>
        </w:trPr>
        <w:tc>
          <w:tcPr>
            <w:tcW w:w="1318" w:type="dxa"/>
          </w:tcPr>
          <w:p w14:paraId="1DBF39FC" w14:textId="77777777" w:rsidR="00FF15CA" w:rsidRDefault="00E0189B">
            <w:pPr>
              <w:spacing w:before="20" w:after="20"/>
              <w:rPr>
                <w:lang w:val="es-CL" w:eastAsia="es-CL"/>
              </w:rPr>
            </w:pPr>
            <w:r>
              <w:rPr>
                <w:rFonts w:asciiTheme="minorHAnsi" w:hAnsiTheme="minorHAnsi" w:cstheme="minorHAnsi"/>
                <w:sz w:val="18"/>
                <w:szCs w:val="18"/>
                <w:lang w:val="es-CL" w:eastAsia="es-CL"/>
              </w:rPr>
              <w:t>21</w:t>
            </w:r>
          </w:p>
        </w:tc>
        <w:tc>
          <w:tcPr>
            <w:tcW w:w="3438" w:type="dxa"/>
          </w:tcPr>
          <w:p w14:paraId="4C2036F6" w14:textId="77777777" w:rsidR="00FF15CA" w:rsidRDefault="00E0189B">
            <w:pPr>
              <w:spacing w:before="20" w:after="20"/>
              <w:rPr>
                <w:lang w:val="es-CL" w:eastAsia="es-CL"/>
              </w:rPr>
            </w:pPr>
            <w:r>
              <w:rPr>
                <w:rFonts w:asciiTheme="minorHAnsi" w:hAnsiTheme="minorHAnsi" w:cstheme="minorHAnsi"/>
                <w:sz w:val="18"/>
                <w:szCs w:val="18"/>
                <w:lang w:val="es-CL" w:eastAsia="es-CL"/>
              </w:rPr>
              <w:t>HU19 Calcular el rendimiento y la merma</w:t>
            </w:r>
          </w:p>
        </w:tc>
        <w:tc>
          <w:tcPr>
            <w:tcW w:w="898" w:type="dxa"/>
          </w:tcPr>
          <w:p w14:paraId="0AE960F9" w14:textId="77777777" w:rsidR="00FF15CA" w:rsidRDefault="00E0189B">
            <w:pPr>
              <w:spacing w:before="20" w:after="20"/>
              <w:rPr>
                <w:lang w:val="es-CL" w:eastAsia="es-CL"/>
              </w:rPr>
            </w:pPr>
            <w:r>
              <w:rPr>
                <w:rFonts w:asciiTheme="minorHAnsi" w:hAnsiTheme="minorHAnsi" w:cstheme="minorHAnsi"/>
                <w:sz w:val="18"/>
                <w:szCs w:val="18"/>
                <w:lang w:val="es-CL" w:eastAsia="es-CL"/>
              </w:rPr>
              <w:t>E4</w:t>
            </w:r>
          </w:p>
        </w:tc>
        <w:tc>
          <w:tcPr>
            <w:tcW w:w="1264" w:type="dxa"/>
          </w:tcPr>
          <w:p w14:paraId="3639EF9F" w14:textId="77777777" w:rsidR="00FF15CA" w:rsidRDefault="00E0189B">
            <w:pPr>
              <w:spacing w:before="20" w:after="20"/>
              <w:rPr>
                <w:lang w:val="es-CL" w:eastAsia="es-CL"/>
              </w:rPr>
            </w:pPr>
            <w:r>
              <w:rPr>
                <w:rFonts w:asciiTheme="minorHAnsi" w:hAnsiTheme="minorHAnsi" w:cstheme="minorHAnsi"/>
                <w:sz w:val="18"/>
                <w:szCs w:val="18"/>
                <w:lang w:val="es-CL" w:eastAsia="es-CL"/>
              </w:rPr>
              <w:t>3</w:t>
            </w:r>
          </w:p>
        </w:tc>
        <w:tc>
          <w:tcPr>
            <w:tcW w:w="1920" w:type="dxa"/>
          </w:tcPr>
          <w:p w14:paraId="67AA8552" w14:textId="77777777" w:rsidR="00FF15CA" w:rsidRDefault="00E0189B">
            <w:pPr>
              <w:spacing w:before="20" w:after="20"/>
              <w:rPr>
                <w:lang w:val="es-CL" w:eastAsia="es-CL"/>
              </w:rPr>
            </w:pPr>
            <w:r>
              <w:rPr>
                <w:rFonts w:asciiTheme="minorHAnsi" w:hAnsiTheme="minorHAnsi" w:cstheme="minorHAnsi"/>
                <w:sz w:val="18"/>
                <w:szCs w:val="18"/>
                <w:lang w:val="es-CL" w:eastAsia="es-CL"/>
              </w:rPr>
              <w:t>S13</w:t>
            </w:r>
          </w:p>
        </w:tc>
      </w:tr>
      <w:tr w:rsidR="00FF15CA" w14:paraId="6877CE31" w14:textId="77777777">
        <w:trPr>
          <w:cantSplit/>
        </w:trPr>
        <w:tc>
          <w:tcPr>
            <w:tcW w:w="1318" w:type="dxa"/>
          </w:tcPr>
          <w:p w14:paraId="33DF46E7" w14:textId="77777777" w:rsidR="00FF15CA" w:rsidRDefault="00E0189B">
            <w:pPr>
              <w:spacing w:before="20" w:after="20"/>
              <w:rPr>
                <w:lang w:val="es-CL" w:eastAsia="es-CL"/>
              </w:rPr>
            </w:pPr>
            <w:r>
              <w:rPr>
                <w:rFonts w:asciiTheme="minorHAnsi" w:hAnsiTheme="minorHAnsi" w:cstheme="minorHAnsi"/>
                <w:sz w:val="18"/>
                <w:szCs w:val="18"/>
                <w:lang w:val="es-CL" w:eastAsia="es-CL"/>
              </w:rPr>
              <w:t>22</w:t>
            </w:r>
          </w:p>
        </w:tc>
        <w:tc>
          <w:tcPr>
            <w:tcW w:w="3438" w:type="dxa"/>
          </w:tcPr>
          <w:p w14:paraId="17AFCB63" w14:textId="77777777" w:rsidR="00FF15CA" w:rsidRDefault="00E0189B">
            <w:pPr>
              <w:spacing w:before="20" w:after="20"/>
              <w:rPr>
                <w:lang w:val="es-CL" w:eastAsia="es-CL"/>
              </w:rPr>
            </w:pPr>
            <w:r>
              <w:rPr>
                <w:rFonts w:asciiTheme="minorHAnsi" w:hAnsiTheme="minorHAnsi" w:cstheme="minorHAnsi"/>
                <w:sz w:val="18"/>
                <w:szCs w:val="18"/>
                <w:lang w:val="es-CL" w:eastAsia="es-CL"/>
              </w:rPr>
              <w:t>HU20 Editar una tarja después de impresa</w:t>
            </w:r>
          </w:p>
        </w:tc>
        <w:tc>
          <w:tcPr>
            <w:tcW w:w="898" w:type="dxa"/>
          </w:tcPr>
          <w:p w14:paraId="4E1A42AC" w14:textId="77777777" w:rsidR="00FF15CA" w:rsidRDefault="00E0189B">
            <w:pPr>
              <w:spacing w:before="20" w:after="20"/>
              <w:rPr>
                <w:lang w:val="es-CL" w:eastAsia="es-CL"/>
              </w:rPr>
            </w:pPr>
            <w:r>
              <w:rPr>
                <w:rFonts w:asciiTheme="minorHAnsi" w:hAnsiTheme="minorHAnsi" w:cstheme="minorHAnsi"/>
                <w:sz w:val="18"/>
                <w:szCs w:val="18"/>
                <w:lang w:val="es-CL" w:eastAsia="es-CL"/>
              </w:rPr>
              <w:t>E4</w:t>
            </w:r>
          </w:p>
        </w:tc>
        <w:tc>
          <w:tcPr>
            <w:tcW w:w="1264" w:type="dxa"/>
          </w:tcPr>
          <w:p w14:paraId="607C92AE" w14:textId="77777777" w:rsidR="00FF15CA" w:rsidRDefault="00E0189B">
            <w:pPr>
              <w:spacing w:before="20" w:after="20"/>
              <w:rPr>
                <w:lang w:val="es-CL" w:eastAsia="es-CL"/>
              </w:rPr>
            </w:pPr>
            <w:r>
              <w:rPr>
                <w:rFonts w:asciiTheme="minorHAnsi" w:hAnsiTheme="minorHAnsi" w:cstheme="minorHAnsi"/>
                <w:sz w:val="18"/>
                <w:szCs w:val="18"/>
                <w:lang w:val="es-CL" w:eastAsia="es-CL"/>
              </w:rPr>
              <w:t>5</w:t>
            </w:r>
          </w:p>
        </w:tc>
        <w:tc>
          <w:tcPr>
            <w:tcW w:w="1920" w:type="dxa"/>
          </w:tcPr>
          <w:p w14:paraId="26140104" w14:textId="77777777" w:rsidR="00FF15CA" w:rsidRDefault="00E0189B">
            <w:pPr>
              <w:spacing w:before="20" w:after="20"/>
              <w:rPr>
                <w:lang w:val="es-CL" w:eastAsia="es-CL"/>
              </w:rPr>
            </w:pPr>
            <w:r>
              <w:rPr>
                <w:rFonts w:asciiTheme="minorHAnsi" w:hAnsiTheme="minorHAnsi" w:cstheme="minorHAnsi"/>
                <w:sz w:val="18"/>
                <w:szCs w:val="18"/>
                <w:lang w:val="es-CL" w:eastAsia="es-CL"/>
              </w:rPr>
              <w:t>S14</w:t>
            </w:r>
          </w:p>
        </w:tc>
      </w:tr>
      <w:tr w:rsidR="00FF15CA" w14:paraId="3D754B3F" w14:textId="77777777">
        <w:trPr>
          <w:cantSplit/>
        </w:trPr>
        <w:tc>
          <w:tcPr>
            <w:tcW w:w="1318" w:type="dxa"/>
          </w:tcPr>
          <w:p w14:paraId="572E228A" w14:textId="77777777" w:rsidR="00FF15CA" w:rsidRDefault="00E0189B">
            <w:pPr>
              <w:spacing w:before="20" w:after="20"/>
              <w:rPr>
                <w:lang w:val="es-CL" w:eastAsia="es-CL"/>
              </w:rPr>
            </w:pPr>
            <w:r>
              <w:rPr>
                <w:rFonts w:asciiTheme="minorHAnsi" w:hAnsiTheme="minorHAnsi" w:cstheme="minorHAnsi"/>
                <w:sz w:val="18"/>
                <w:szCs w:val="18"/>
                <w:lang w:val="es-CL" w:eastAsia="es-CL"/>
              </w:rPr>
              <w:t>23</w:t>
            </w:r>
          </w:p>
        </w:tc>
        <w:tc>
          <w:tcPr>
            <w:tcW w:w="3438" w:type="dxa"/>
          </w:tcPr>
          <w:p w14:paraId="1FEFE1D3" w14:textId="77777777" w:rsidR="00FF15CA" w:rsidRDefault="00E0189B">
            <w:pPr>
              <w:spacing w:before="20" w:after="20"/>
              <w:rPr>
                <w:lang w:val="es-CL" w:eastAsia="es-CL"/>
              </w:rPr>
            </w:pPr>
            <w:r>
              <w:rPr>
                <w:rFonts w:asciiTheme="minorHAnsi" w:hAnsiTheme="minorHAnsi" w:cstheme="minorHAnsi"/>
                <w:sz w:val="18"/>
                <w:szCs w:val="18"/>
                <w:lang w:val="es-CL" w:eastAsia="es-CL"/>
              </w:rPr>
              <w:t>HU22 Consultar la bitácora de auditoría</w:t>
            </w:r>
          </w:p>
        </w:tc>
        <w:tc>
          <w:tcPr>
            <w:tcW w:w="898" w:type="dxa"/>
          </w:tcPr>
          <w:p w14:paraId="50B71F63" w14:textId="77777777" w:rsidR="00FF15CA" w:rsidRDefault="00E0189B">
            <w:pPr>
              <w:spacing w:before="20" w:after="20"/>
              <w:rPr>
                <w:lang w:val="es-CL" w:eastAsia="es-CL"/>
              </w:rPr>
            </w:pPr>
            <w:r>
              <w:rPr>
                <w:rFonts w:asciiTheme="minorHAnsi" w:hAnsiTheme="minorHAnsi" w:cstheme="minorHAnsi"/>
                <w:sz w:val="18"/>
                <w:szCs w:val="18"/>
                <w:lang w:val="es-CL" w:eastAsia="es-CL"/>
              </w:rPr>
              <w:t>E4</w:t>
            </w:r>
          </w:p>
        </w:tc>
        <w:tc>
          <w:tcPr>
            <w:tcW w:w="1264" w:type="dxa"/>
          </w:tcPr>
          <w:p w14:paraId="1C3BFA99" w14:textId="77777777" w:rsidR="00FF15CA" w:rsidRDefault="00E0189B">
            <w:pPr>
              <w:spacing w:before="20" w:after="20"/>
              <w:rPr>
                <w:lang w:val="es-CL" w:eastAsia="es-CL"/>
              </w:rPr>
            </w:pPr>
            <w:r>
              <w:rPr>
                <w:rFonts w:asciiTheme="minorHAnsi" w:hAnsiTheme="minorHAnsi" w:cstheme="minorHAnsi"/>
                <w:sz w:val="18"/>
                <w:szCs w:val="18"/>
                <w:lang w:val="es-CL" w:eastAsia="es-CL"/>
              </w:rPr>
              <w:t>3</w:t>
            </w:r>
          </w:p>
        </w:tc>
        <w:tc>
          <w:tcPr>
            <w:tcW w:w="1920" w:type="dxa"/>
          </w:tcPr>
          <w:p w14:paraId="44098D0F" w14:textId="77777777" w:rsidR="00FF15CA" w:rsidRDefault="00E0189B">
            <w:pPr>
              <w:spacing w:before="20" w:after="20"/>
              <w:rPr>
                <w:lang w:val="es-CL" w:eastAsia="es-CL"/>
              </w:rPr>
            </w:pPr>
            <w:r>
              <w:rPr>
                <w:rFonts w:asciiTheme="minorHAnsi" w:hAnsiTheme="minorHAnsi" w:cstheme="minorHAnsi"/>
                <w:sz w:val="18"/>
                <w:szCs w:val="18"/>
                <w:lang w:val="es-CL" w:eastAsia="es-CL"/>
              </w:rPr>
              <w:t>S14</w:t>
            </w:r>
          </w:p>
        </w:tc>
      </w:tr>
      <w:tr w:rsidR="00FF15CA" w14:paraId="05F7A2F5" w14:textId="77777777">
        <w:trPr>
          <w:cantSplit/>
        </w:trPr>
        <w:tc>
          <w:tcPr>
            <w:tcW w:w="1318" w:type="dxa"/>
          </w:tcPr>
          <w:p w14:paraId="57D47EB6" w14:textId="77777777" w:rsidR="00FF15CA" w:rsidRDefault="00E0189B">
            <w:pPr>
              <w:spacing w:before="20" w:after="20"/>
              <w:rPr>
                <w:lang w:val="es-CL" w:eastAsia="es-CL"/>
              </w:rPr>
            </w:pPr>
            <w:r>
              <w:rPr>
                <w:rFonts w:asciiTheme="minorHAnsi" w:hAnsiTheme="minorHAnsi" w:cstheme="minorHAnsi"/>
                <w:sz w:val="18"/>
                <w:szCs w:val="18"/>
                <w:lang w:val="es-CL" w:eastAsia="es-CL"/>
              </w:rPr>
              <w:t>24</w:t>
            </w:r>
          </w:p>
        </w:tc>
        <w:tc>
          <w:tcPr>
            <w:tcW w:w="3438" w:type="dxa"/>
          </w:tcPr>
          <w:p w14:paraId="0E0DE942" w14:textId="77777777" w:rsidR="00FF15CA" w:rsidRDefault="00E0189B">
            <w:pPr>
              <w:spacing w:before="20" w:after="20"/>
              <w:rPr>
                <w:lang w:val="es-CL" w:eastAsia="es-CL"/>
              </w:rPr>
            </w:pPr>
            <w:r>
              <w:rPr>
                <w:rFonts w:asciiTheme="minorHAnsi" w:hAnsiTheme="minorHAnsi" w:cstheme="minorHAnsi"/>
                <w:sz w:val="18"/>
                <w:szCs w:val="18"/>
                <w:lang w:val="es-CL" w:eastAsia="es-CL"/>
              </w:rPr>
              <w:t>HU23 Consultar la trazabilidad de una tarja</w:t>
            </w:r>
          </w:p>
        </w:tc>
        <w:tc>
          <w:tcPr>
            <w:tcW w:w="898" w:type="dxa"/>
          </w:tcPr>
          <w:p w14:paraId="46BA33FC" w14:textId="77777777" w:rsidR="00FF15CA" w:rsidRDefault="00E0189B">
            <w:pPr>
              <w:spacing w:before="20" w:after="20"/>
              <w:rPr>
                <w:lang w:val="es-CL" w:eastAsia="es-CL"/>
              </w:rPr>
            </w:pPr>
            <w:r>
              <w:rPr>
                <w:rFonts w:asciiTheme="minorHAnsi" w:hAnsiTheme="minorHAnsi" w:cstheme="minorHAnsi"/>
                <w:sz w:val="18"/>
                <w:szCs w:val="18"/>
                <w:lang w:val="es-CL" w:eastAsia="es-CL"/>
              </w:rPr>
              <w:t>E4</w:t>
            </w:r>
          </w:p>
        </w:tc>
        <w:tc>
          <w:tcPr>
            <w:tcW w:w="1264" w:type="dxa"/>
          </w:tcPr>
          <w:p w14:paraId="70692E6C" w14:textId="77777777" w:rsidR="00FF15CA" w:rsidRDefault="00E0189B">
            <w:pPr>
              <w:spacing w:before="20" w:after="20"/>
              <w:rPr>
                <w:lang w:val="es-CL" w:eastAsia="es-CL"/>
              </w:rPr>
            </w:pPr>
            <w:r>
              <w:rPr>
                <w:rFonts w:asciiTheme="minorHAnsi" w:hAnsiTheme="minorHAnsi" w:cstheme="minorHAnsi"/>
                <w:sz w:val="18"/>
                <w:szCs w:val="18"/>
                <w:lang w:val="es-CL" w:eastAsia="es-CL"/>
              </w:rPr>
              <w:t>5</w:t>
            </w:r>
          </w:p>
        </w:tc>
        <w:tc>
          <w:tcPr>
            <w:tcW w:w="1920" w:type="dxa"/>
          </w:tcPr>
          <w:p w14:paraId="0E26EA4F" w14:textId="77777777" w:rsidR="00FF15CA" w:rsidRDefault="00E0189B">
            <w:pPr>
              <w:spacing w:before="20" w:after="20"/>
              <w:rPr>
                <w:lang w:val="es-CL" w:eastAsia="es-CL"/>
              </w:rPr>
            </w:pPr>
            <w:r>
              <w:rPr>
                <w:rFonts w:asciiTheme="minorHAnsi" w:hAnsiTheme="minorHAnsi" w:cstheme="minorHAnsi"/>
                <w:sz w:val="18"/>
                <w:szCs w:val="18"/>
                <w:lang w:val="es-CL" w:eastAsia="es-CL"/>
              </w:rPr>
              <w:t>S14</w:t>
            </w:r>
          </w:p>
        </w:tc>
      </w:tr>
      <w:tr w:rsidR="00FF15CA" w14:paraId="3AE97798" w14:textId="77777777">
        <w:trPr>
          <w:cantSplit/>
        </w:trPr>
        <w:tc>
          <w:tcPr>
            <w:tcW w:w="1318" w:type="dxa"/>
          </w:tcPr>
          <w:p w14:paraId="083344B5" w14:textId="77777777" w:rsidR="00FF15CA" w:rsidRDefault="00E0189B">
            <w:pPr>
              <w:spacing w:before="20" w:after="20"/>
              <w:rPr>
                <w:lang w:val="es-CL" w:eastAsia="es-CL"/>
              </w:rPr>
            </w:pPr>
            <w:r>
              <w:rPr>
                <w:rFonts w:asciiTheme="minorHAnsi" w:hAnsiTheme="minorHAnsi" w:cstheme="minorHAnsi"/>
                <w:sz w:val="18"/>
                <w:szCs w:val="18"/>
                <w:lang w:val="es-CL" w:eastAsia="es-CL"/>
              </w:rPr>
              <w:t>25</w:t>
            </w:r>
          </w:p>
        </w:tc>
        <w:tc>
          <w:tcPr>
            <w:tcW w:w="3438" w:type="dxa"/>
          </w:tcPr>
          <w:p w14:paraId="31DF93F8" w14:textId="77777777" w:rsidR="00FF15CA" w:rsidRDefault="00E0189B">
            <w:pPr>
              <w:spacing w:before="20" w:after="20"/>
              <w:rPr>
                <w:lang w:val="es-CL" w:eastAsia="es-CL"/>
              </w:rPr>
            </w:pPr>
            <w:r>
              <w:rPr>
                <w:rFonts w:asciiTheme="minorHAnsi" w:hAnsiTheme="minorHAnsi" w:cstheme="minorHAnsi"/>
                <w:sz w:val="18"/>
                <w:szCs w:val="18"/>
                <w:lang w:val="es-CL" w:eastAsia="es-CL"/>
              </w:rPr>
              <w:t>HU25 Anular un proceso</w:t>
            </w:r>
          </w:p>
        </w:tc>
        <w:tc>
          <w:tcPr>
            <w:tcW w:w="898" w:type="dxa"/>
          </w:tcPr>
          <w:p w14:paraId="693C5E1E" w14:textId="77777777" w:rsidR="00FF15CA" w:rsidRDefault="00E0189B">
            <w:pPr>
              <w:spacing w:before="20" w:after="20"/>
              <w:rPr>
                <w:lang w:val="es-CL" w:eastAsia="es-CL"/>
              </w:rPr>
            </w:pPr>
            <w:r>
              <w:rPr>
                <w:rFonts w:asciiTheme="minorHAnsi" w:hAnsiTheme="minorHAnsi" w:cstheme="minorHAnsi"/>
                <w:sz w:val="18"/>
                <w:szCs w:val="18"/>
                <w:lang w:val="es-CL" w:eastAsia="es-CL"/>
              </w:rPr>
              <w:t>E4</w:t>
            </w:r>
          </w:p>
        </w:tc>
        <w:tc>
          <w:tcPr>
            <w:tcW w:w="1264" w:type="dxa"/>
          </w:tcPr>
          <w:p w14:paraId="4BF39A9C" w14:textId="77777777" w:rsidR="00FF15CA" w:rsidRDefault="00E0189B">
            <w:pPr>
              <w:spacing w:before="20" w:after="20"/>
              <w:rPr>
                <w:lang w:val="es-CL" w:eastAsia="es-CL"/>
              </w:rPr>
            </w:pPr>
            <w:r>
              <w:rPr>
                <w:rFonts w:asciiTheme="minorHAnsi" w:hAnsiTheme="minorHAnsi" w:cstheme="minorHAnsi"/>
                <w:sz w:val="18"/>
                <w:szCs w:val="18"/>
                <w:lang w:val="es-CL" w:eastAsia="es-CL"/>
              </w:rPr>
              <w:t>Por estimar</w:t>
            </w:r>
          </w:p>
        </w:tc>
        <w:tc>
          <w:tcPr>
            <w:tcW w:w="1920" w:type="dxa"/>
          </w:tcPr>
          <w:p w14:paraId="5B7F3A39" w14:textId="77777777" w:rsidR="00FF15CA" w:rsidRDefault="00E0189B">
            <w:pPr>
              <w:spacing w:before="20" w:after="20"/>
              <w:rPr>
                <w:lang w:val="es-CL" w:eastAsia="es-CL"/>
              </w:rPr>
            </w:pPr>
            <w:r>
              <w:rPr>
                <w:rFonts w:asciiTheme="minorHAnsi" w:hAnsiTheme="minorHAnsi" w:cstheme="minorHAnsi"/>
                <w:sz w:val="18"/>
                <w:szCs w:val="18"/>
                <w:lang w:val="es-CL" w:eastAsia="es-CL"/>
              </w:rPr>
              <w:t>S14</w:t>
            </w:r>
          </w:p>
        </w:tc>
      </w:tr>
    </w:tbl>
    <w:p w14:paraId="299DE8B9" w14:textId="77777777" w:rsidR="00FF15CA" w:rsidRDefault="00FF15CA">
      <w:pPr>
        <w:spacing w:after="0"/>
        <w:rPr>
          <w:lang w:val="es-CL" w:eastAsia="es-CL"/>
        </w:rPr>
      </w:pPr>
    </w:p>
    <w:p w14:paraId="29F5C744" w14:textId="77777777" w:rsidR="00FF15CA" w:rsidRDefault="00E0189B">
      <w:pPr>
        <w:jc w:val="both"/>
        <w:rPr>
          <w:lang w:val="es-CL" w:eastAsia="es-CL"/>
        </w:rPr>
      </w:pPr>
      <w:r>
        <w:rPr>
          <w:rFonts w:cstheme="minorHAnsi"/>
          <w:lang w:val="es-CL" w:eastAsia="es-CL"/>
        </w:rPr>
        <w:t>Carga planificada por semana: S9 = 10, S10 = 9, S11 = 14, S12 = 11 más HU24, S13 = 8 y S14 = 13 más HU25 Story Points; total de 84 SP, sin contar HU24 y HU25.</w:t>
      </w:r>
    </w:p>
    <w:p w14:paraId="54EA4F2C" w14:textId="77777777" w:rsidR="00FE66DE" w:rsidRPr="00FE66DE" w:rsidRDefault="00FE66DE" w:rsidP="00FE66DE">
      <w:pPr>
        <w:rPr>
          <w:lang w:val="es-ES" w:eastAsia="es-ES"/>
        </w:rPr>
      </w:pPr>
    </w:p>
    <w:sectPr w:rsidR="00FE66DE" w:rsidRPr="00FE66DE"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E035D" w14:textId="77777777" w:rsidR="00E0189B" w:rsidRDefault="00E0189B" w:rsidP="00893114">
      <w:pPr>
        <w:spacing w:after="0" w:line="240" w:lineRule="auto"/>
      </w:pPr>
      <w:r>
        <w:separator/>
      </w:r>
    </w:p>
  </w:endnote>
  <w:endnote w:type="continuationSeparator" w:id="0">
    <w:p w14:paraId="5776E106" w14:textId="77777777" w:rsidR="00E0189B" w:rsidRDefault="00E0189B"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EndPr/>
    <w:sdtContent>
      <w:p w14:paraId="770845AD" w14:textId="77777777"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65FAAE"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34C60" w14:textId="77777777" w:rsidR="00E0189B" w:rsidRDefault="00E0189B" w:rsidP="00893114">
      <w:pPr>
        <w:spacing w:after="0" w:line="240" w:lineRule="auto"/>
      </w:pPr>
      <w:r>
        <w:separator/>
      </w:r>
    </w:p>
  </w:footnote>
  <w:footnote w:type="continuationSeparator" w:id="0">
    <w:p w14:paraId="0C07BC4F" w14:textId="77777777" w:rsidR="00E0189B" w:rsidRDefault="00E0189B"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08E9A" w14:textId="77777777" w:rsidR="007653EB" w:rsidRPr="00704663" w:rsidRDefault="0034606B" w:rsidP="00893114">
    <w:pPr>
      <w:pStyle w:val="Encabezado"/>
      <w:pBdr>
        <w:bottom w:val="single" w:sz="4" w:space="1" w:color="auto"/>
      </w:pBdr>
      <w:jc w:val="right"/>
      <w:rPr>
        <w:color w:val="FF0000"/>
      </w:rPr>
    </w:pPr>
    <w:r>
      <w:rPr>
        <w:color w:val="FF0000"/>
      </w:rPr>
      <w:t xml:space="preserve">Product </w:t>
    </w:r>
    <w:r w:rsidR="00E52B63">
      <w:rPr>
        <w:color w:val="FF0000"/>
      </w:rPr>
      <w:t>B</w:t>
    </w:r>
    <w:r w:rsidR="00CE6079">
      <w:rPr>
        <w:color w:val="FF0000"/>
      </w:rPr>
      <w:t>acklog</w:t>
    </w:r>
  </w:p>
  <w:p w14:paraId="727B600A"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02206562"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0C0BE"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B9C553F"/>
    <w:multiLevelType w:val="hybridMultilevel"/>
    <w:tmpl w:val="2E560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 w:numId="14" w16cid:durableId="16090472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609BA"/>
    <w:rsid w:val="000762FA"/>
    <w:rsid w:val="00082A7D"/>
    <w:rsid w:val="00095C47"/>
    <w:rsid w:val="000A5C73"/>
    <w:rsid w:val="000D643C"/>
    <w:rsid w:val="000F54D6"/>
    <w:rsid w:val="00112055"/>
    <w:rsid w:val="0015243A"/>
    <w:rsid w:val="001606C0"/>
    <w:rsid w:val="00180AA6"/>
    <w:rsid w:val="001E364C"/>
    <w:rsid w:val="001F6FE1"/>
    <w:rsid w:val="002037C1"/>
    <w:rsid w:val="00222FDF"/>
    <w:rsid w:val="00232730"/>
    <w:rsid w:val="002435E0"/>
    <w:rsid w:val="0027225D"/>
    <w:rsid w:val="002C06A7"/>
    <w:rsid w:val="002D0893"/>
    <w:rsid w:val="002E253F"/>
    <w:rsid w:val="002E3F8E"/>
    <w:rsid w:val="002F7B55"/>
    <w:rsid w:val="003029DC"/>
    <w:rsid w:val="00311984"/>
    <w:rsid w:val="00326951"/>
    <w:rsid w:val="0034606B"/>
    <w:rsid w:val="003D0BC7"/>
    <w:rsid w:val="003E599D"/>
    <w:rsid w:val="003E623D"/>
    <w:rsid w:val="003F1208"/>
    <w:rsid w:val="00404E04"/>
    <w:rsid w:val="004236A8"/>
    <w:rsid w:val="004425EF"/>
    <w:rsid w:val="0046300E"/>
    <w:rsid w:val="004B24B8"/>
    <w:rsid w:val="004B416E"/>
    <w:rsid w:val="004C1EDF"/>
    <w:rsid w:val="004D1212"/>
    <w:rsid w:val="00501280"/>
    <w:rsid w:val="005176B1"/>
    <w:rsid w:val="00520512"/>
    <w:rsid w:val="005216A1"/>
    <w:rsid w:val="00555BA9"/>
    <w:rsid w:val="005736D1"/>
    <w:rsid w:val="005A3898"/>
    <w:rsid w:val="005A6AD8"/>
    <w:rsid w:val="005B27DB"/>
    <w:rsid w:val="005C7BC8"/>
    <w:rsid w:val="005D5916"/>
    <w:rsid w:val="005D79BE"/>
    <w:rsid w:val="005F23A4"/>
    <w:rsid w:val="00654110"/>
    <w:rsid w:val="00657AD9"/>
    <w:rsid w:val="00660660"/>
    <w:rsid w:val="00690065"/>
    <w:rsid w:val="006942E6"/>
    <w:rsid w:val="006A58C0"/>
    <w:rsid w:val="006A7105"/>
    <w:rsid w:val="00704663"/>
    <w:rsid w:val="007144E1"/>
    <w:rsid w:val="007653EB"/>
    <w:rsid w:val="007C1203"/>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4F44"/>
    <w:rsid w:val="009B08E6"/>
    <w:rsid w:val="009B5747"/>
    <w:rsid w:val="009D2A4F"/>
    <w:rsid w:val="009D3685"/>
    <w:rsid w:val="00A037C3"/>
    <w:rsid w:val="00A0382E"/>
    <w:rsid w:val="00A24842"/>
    <w:rsid w:val="00A3604F"/>
    <w:rsid w:val="00A52007"/>
    <w:rsid w:val="00A9405C"/>
    <w:rsid w:val="00AA0B1F"/>
    <w:rsid w:val="00AA2AD3"/>
    <w:rsid w:val="00AC3A89"/>
    <w:rsid w:val="00B13E37"/>
    <w:rsid w:val="00B25D92"/>
    <w:rsid w:val="00B80F3D"/>
    <w:rsid w:val="00B926D6"/>
    <w:rsid w:val="00C14CFA"/>
    <w:rsid w:val="00C15C88"/>
    <w:rsid w:val="00C525E5"/>
    <w:rsid w:val="00C61DE5"/>
    <w:rsid w:val="00C82195"/>
    <w:rsid w:val="00C82FDE"/>
    <w:rsid w:val="00C861E5"/>
    <w:rsid w:val="00CC4019"/>
    <w:rsid w:val="00CD4B11"/>
    <w:rsid w:val="00CE6079"/>
    <w:rsid w:val="00D03FF3"/>
    <w:rsid w:val="00D23CFE"/>
    <w:rsid w:val="00D30738"/>
    <w:rsid w:val="00DB571C"/>
    <w:rsid w:val="00DD3542"/>
    <w:rsid w:val="00DF15CB"/>
    <w:rsid w:val="00E0189B"/>
    <w:rsid w:val="00E52B63"/>
    <w:rsid w:val="00EE4515"/>
    <w:rsid w:val="00F4443B"/>
    <w:rsid w:val="00F4705F"/>
    <w:rsid w:val="00F610F9"/>
    <w:rsid w:val="00F70285"/>
    <w:rsid w:val="00F93550"/>
    <w:rsid w:val="00FD38B6"/>
    <w:rsid w:val="00FD700C"/>
    <w:rsid w:val="00FE05BC"/>
    <w:rsid w:val="00FE1079"/>
    <w:rsid w:val="00FE66DE"/>
    <w:rsid w:val="00FF15CA"/>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8614CA"/>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 w:type="table" w:styleId="Tablanormal2">
    <w:name w:val="Plain Table 2"/>
    <w:basedOn w:val="Tablanormal"/>
    <w:uiPriority w:val="99"/>
    <w:rsid w:val="009B08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nfasis1">
    <w:name w:val="Grid Table 1 Light Accent 1"/>
    <w:basedOn w:val="Tablanormal"/>
    <w:uiPriority w:val="46"/>
    <w:rsid w:val="009B08E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30D02"/>
    <w:rsid w:val="00252686"/>
    <w:rsid w:val="002835FC"/>
    <w:rsid w:val="00295E2B"/>
    <w:rsid w:val="002C06A7"/>
    <w:rsid w:val="004F7F49"/>
    <w:rsid w:val="0057410B"/>
    <w:rsid w:val="00592893"/>
    <w:rsid w:val="00595623"/>
    <w:rsid w:val="005B27DB"/>
    <w:rsid w:val="00687CD9"/>
    <w:rsid w:val="006E2FCC"/>
    <w:rsid w:val="00704192"/>
    <w:rsid w:val="007C1203"/>
    <w:rsid w:val="00825B36"/>
    <w:rsid w:val="008878A6"/>
    <w:rsid w:val="009007E1"/>
    <w:rsid w:val="00960213"/>
    <w:rsid w:val="009B18C0"/>
    <w:rsid w:val="00AE13D2"/>
    <w:rsid w:val="00BD2436"/>
    <w:rsid w:val="00C47BA2"/>
    <w:rsid w:val="00C5036F"/>
    <w:rsid w:val="00C861E5"/>
    <w:rsid w:val="00CF44FB"/>
    <w:rsid w:val="00DD693D"/>
    <w:rsid w:val="00EC21D5"/>
    <w:rsid w:val="00FD700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2026-10-17T00:00:00</PublishDate>
  <Abstract> Product Backlog</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4.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5.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3554</Words>
  <Characters>19549</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23057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A2D SM</dc:subject>
  <dc:creator>BQuevedo</dc:creator>
  <cp:lastModifiedBy>Alejandro Antonio Rodríguez Leiva (alejandrorodriguez)</cp:lastModifiedBy>
  <cp:revision>2</cp:revision>
  <dcterms:created xsi:type="dcterms:W3CDTF">2026-10-17T21:55:00Z</dcterms:created>
  <dcterms:modified xsi:type="dcterms:W3CDTF">2026-10-17T21:55:00Z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